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7789835"/>
        <w:docPartObj>
          <w:docPartGallery w:val="Cover Pages"/>
          <w:docPartUnique/>
        </w:docPartObj>
      </w:sdtPr>
      <w:sdtContent>
        <w:p w14:paraId="3DD28925" w14:textId="2BC92D6B" w:rsidR="00F13795" w:rsidRDefault="00F13795" w:rsidP="00C51D3E">
          <w:pPr>
            <w:jc w:val="right"/>
          </w:pPr>
          <w:r>
            <w:rPr>
              <w:noProof/>
            </w:rPr>
            <mc:AlternateContent>
              <mc:Choice Requires="wps">
                <w:drawing>
                  <wp:anchor distT="0" distB="0" distL="114300" distR="114300" simplePos="0" relativeHeight="251658240" behindDoc="0" locked="0" layoutInCell="1" allowOverlap="1" wp14:anchorId="75EC951C" wp14:editId="29537013">
                    <wp:simplePos x="0" y="0"/>
                    <wp:positionH relativeFrom="page">
                      <wp:align>left</wp:align>
                    </wp:positionH>
                    <wp:positionV relativeFrom="page">
                      <wp:posOffset>-492760</wp:posOffset>
                    </wp:positionV>
                    <wp:extent cx="2916000" cy="11170285"/>
                    <wp:effectExtent l="0" t="0" r="0" b="0"/>
                    <wp:wrapThrough wrapText="bothSides">
                      <wp:wrapPolygon edited="0">
                        <wp:start x="0" y="0"/>
                        <wp:lineTo x="0" y="21550"/>
                        <wp:lineTo x="21449" y="21550"/>
                        <wp:lineTo x="21449" y="0"/>
                        <wp:lineTo x="0" y="0"/>
                      </wp:wrapPolygon>
                    </wp:wrapThrough>
                    <wp:docPr id="34" name="Rectangle 34"/>
                    <wp:cNvGraphicFramePr/>
                    <a:graphic xmlns:a="http://schemas.openxmlformats.org/drawingml/2006/main">
                      <a:graphicData uri="http://schemas.microsoft.com/office/word/2010/wordprocessingShape">
                        <wps:wsp>
                          <wps:cNvSpPr/>
                          <wps:spPr>
                            <a:xfrm>
                              <a:off x="0" y="0"/>
                              <a:ext cx="2916000" cy="11170285"/>
                            </a:xfrm>
                            <a:prstGeom prst="rect">
                              <a:avLst/>
                            </a:prstGeom>
                            <a:gradFill>
                              <a:gsLst>
                                <a:gs pos="0">
                                  <a:srgbClr val="0192EB"/>
                                </a:gs>
                                <a:gs pos="100000">
                                  <a:srgbClr val="0192EB">
                                    <a:alpha val="80000"/>
                                  </a:srgbClr>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D92DD" w14:textId="77777777" w:rsidR="00F13795" w:rsidRDefault="00F13795" w:rsidP="00C51D3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C951C" id="Rectangle 34" o:spid="_x0000_s1026" style="position:absolute;left:0;text-align:left;margin-left:0;margin-top:-38.8pt;width:229.6pt;height:879.55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" fillcolor="#0192eb" stroked="f" strokeweight="1pt">
                    <v:fill color2="#0192eb" o:opacity2="52428f" angle="90" focus="100%" type="gradient">
                      <o:fill v:ext="view" type="gradientUnscaled"/>
                    </v:fill>
                    <v:textbox>
                      <w:txbxContent>
                        <w:p w14:paraId="6D1D92DD" w14:textId="77777777" w:rsidR="00F13795" w:rsidRDefault="00F13795" w:rsidP="00C51D3E">
                          <w:pPr>
                            <w:jc w:val="center"/>
                          </w:pPr>
                        </w:p>
                      </w:txbxContent>
                    </v:textbox>
                    <w10:wrap type="through" anchorx="page" anchory="page"/>
                  </v:rect>
                </w:pict>
              </mc:Fallback>
            </mc:AlternateContent>
          </w:r>
          <w:r>
            <w:rPr>
              <w:noProof/>
            </w:rPr>
            <w:drawing>
              <wp:anchor distT="0" distB="0" distL="114300" distR="114300" simplePos="0" relativeHeight="251658243" behindDoc="1" locked="0" layoutInCell="1" allowOverlap="1" wp14:anchorId="6868E88D" wp14:editId="6EDB533E">
                <wp:simplePos x="0" y="0"/>
                <wp:positionH relativeFrom="page">
                  <wp:posOffset>5398770</wp:posOffset>
                </wp:positionH>
                <wp:positionV relativeFrom="page">
                  <wp:posOffset>9135745</wp:posOffset>
                </wp:positionV>
                <wp:extent cx="1702435" cy="1079500"/>
                <wp:effectExtent l="0" t="0" r="0" b="6350"/>
                <wp:wrapThrough wrapText="bothSides">
                  <wp:wrapPolygon edited="0">
                    <wp:start x="0" y="0"/>
                    <wp:lineTo x="0" y="11816"/>
                    <wp:lineTo x="967" y="12579"/>
                    <wp:lineTo x="967" y="18296"/>
                    <wp:lineTo x="0" y="21346"/>
                    <wp:lineTo x="20786" y="21346"/>
                    <wp:lineTo x="21270" y="12579"/>
                    <wp:lineTo x="21270" y="9911"/>
                    <wp:lineTo x="19094" y="6099"/>
                    <wp:lineTo x="20786" y="762"/>
                    <wp:lineTo x="20786" y="0"/>
                    <wp:lineTo x="0" y="0"/>
                  </wp:wrapPolygon>
                </wp:wrapThrough>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ae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2435" cy="1079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0C8DF218" wp14:editId="6F156B0E">
                <wp:simplePos x="0" y="0"/>
                <wp:positionH relativeFrom="page">
                  <wp:posOffset>5661660</wp:posOffset>
                </wp:positionH>
                <wp:positionV relativeFrom="page">
                  <wp:posOffset>461010</wp:posOffset>
                </wp:positionV>
                <wp:extent cx="1439545" cy="1439545"/>
                <wp:effectExtent l="0" t="0" r="8255" b="8255"/>
                <wp:wrapThrough wrapText="bothSides">
                  <wp:wrapPolygon edited="0">
                    <wp:start x="0" y="0"/>
                    <wp:lineTo x="0" y="21438"/>
                    <wp:lineTo x="21438" y="21438"/>
                    <wp:lineTo x="21438" y="0"/>
                    <wp:lineTo x="0" y="0"/>
                  </wp:wrapPolygon>
                </wp:wrapThrough>
                <wp:docPr id="11" name="Picture 1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URacing_logo.png"/>
                        <pic:cNvPicPr/>
                      </pic:nvPicPr>
                      <pic:blipFill>
                        <a:blip r:embed="rId12">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14:sizeRelH relativeFrom="page">
                  <wp14:pctWidth>0</wp14:pctWidth>
                </wp14:sizeRelH>
                <wp14:sizeRelV relativeFrom="page">
                  <wp14:pctHeight>0</wp14:pctHeight>
                </wp14:sizeRelV>
              </wp:anchor>
            </w:drawing>
          </w:r>
        </w:p>
        <w:p w14:paraId="066ECE0E" w14:textId="1F830A84" w:rsidR="00F13795" w:rsidRDefault="000C4187">
          <w:r>
            <w:rPr>
              <w:noProof/>
            </w:rPr>
            <mc:AlternateContent>
              <mc:Choice Requires="wps">
                <w:drawing>
                  <wp:anchor distT="0" distB="0" distL="114300" distR="114300" simplePos="0" relativeHeight="251658245" behindDoc="0" locked="0" layoutInCell="1" allowOverlap="1" wp14:anchorId="5189853C" wp14:editId="12BD4FE3">
                    <wp:simplePos x="0" y="0"/>
                    <wp:positionH relativeFrom="margin">
                      <wp:align>left</wp:align>
                    </wp:positionH>
                    <wp:positionV relativeFrom="page">
                      <wp:posOffset>2057400</wp:posOffset>
                    </wp:positionV>
                    <wp:extent cx="6624955" cy="1236345"/>
                    <wp:effectExtent l="0" t="0" r="23495" b="20955"/>
                    <wp:wrapThrough wrapText="bothSides">
                      <wp:wrapPolygon edited="0">
                        <wp:start x="0" y="0"/>
                        <wp:lineTo x="0" y="21633"/>
                        <wp:lineTo x="21614" y="21633"/>
                        <wp:lineTo x="21614" y="0"/>
                        <wp:lineTo x="0" y="0"/>
                      </wp:wrapPolygon>
                    </wp:wrapThrough>
                    <wp:docPr id="41" name="Rectangle 41"/>
                    <wp:cNvGraphicFramePr/>
                    <a:graphic xmlns:a="http://schemas.openxmlformats.org/drawingml/2006/main">
                      <a:graphicData uri="http://schemas.microsoft.com/office/word/2010/wordprocessingShape">
                        <wps:wsp>
                          <wps:cNvSpPr/>
                          <wps:spPr>
                            <a:xfrm>
                              <a:off x="0" y="0"/>
                              <a:ext cx="6624955" cy="1236818"/>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58C87FF9" w14:textId="25813D28" w:rsidR="00F13795" w:rsidRPr="0063242A" w:rsidRDefault="0063242A" w:rsidP="00C51D3E">
                                <w:pPr>
                                  <w:spacing w:line="240" w:lineRule="auto"/>
                                  <w:rPr>
                                    <w:rFonts w:ascii="Bahnschrift" w:hAnsi="Bahnschrift"/>
                                    <w:b/>
                                    <w:bCs/>
                                    <w:color w:val="FFFFFF" w:themeColor="background1"/>
                                    <w:sz w:val="68"/>
                                    <w:szCs w:val="68"/>
                                    <w:lang w:val="en-US"/>
                                  </w:rPr>
                                </w:pPr>
                                <w:r>
                                  <w:rPr>
                                    <w:rFonts w:ascii="Bahnschrift" w:hAnsi="Bahnschrift"/>
                                    <w:b/>
                                    <w:bCs/>
                                    <w:color w:val="FFFFFF" w:themeColor="background1"/>
                                    <w:sz w:val="68"/>
                                    <w:szCs w:val="68"/>
                                    <w:lang w:val="en-US"/>
                                  </w:rPr>
                                  <w:t>Mechatronic Department Lead</w:t>
                                </w:r>
                                <w:r w:rsidR="00301383">
                                  <w:rPr>
                                    <w:rFonts w:ascii="Bahnschrift" w:hAnsi="Bahnschrift"/>
                                    <w:b/>
                                    <w:bCs/>
                                    <w:color w:val="FFFFFF" w:themeColor="background1"/>
                                    <w:sz w:val="68"/>
                                    <w:szCs w:val="68"/>
                                    <w:lang w:val="en-US"/>
                                  </w:rPr>
                                  <w:t xml:space="preserve">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9853C" id="Rectangle 41" o:spid="_x0000_s1027" style="position:absolute;left:0;text-align:left;margin-left:0;margin-top:162pt;width:521.65pt;height:97.35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" fillcolor="black [3200]" strokecolor="black [1600]" strokeweight="1pt">
                    <v:textbox>
                      <w:txbxContent>
                        <w:p w14:paraId="58C87FF9" w14:textId="25813D28" w:rsidR="00F13795" w:rsidRPr="0063242A" w:rsidRDefault="0063242A" w:rsidP="00C51D3E">
                          <w:pPr>
                            <w:spacing w:line="240" w:lineRule="auto"/>
                            <w:rPr>
                              <w:rFonts w:ascii="Bahnschrift" w:hAnsi="Bahnschrift"/>
                              <w:b/>
                              <w:bCs/>
                              <w:color w:val="FFFFFF" w:themeColor="background1"/>
                              <w:sz w:val="68"/>
                              <w:szCs w:val="68"/>
                              <w:lang w:val="en-US"/>
                            </w:rPr>
                          </w:pPr>
                          <w:r>
                            <w:rPr>
                              <w:rFonts w:ascii="Bahnschrift" w:hAnsi="Bahnschrift"/>
                              <w:b/>
                              <w:bCs/>
                              <w:color w:val="FFFFFF" w:themeColor="background1"/>
                              <w:sz w:val="68"/>
                              <w:szCs w:val="68"/>
                              <w:lang w:val="en-US"/>
                            </w:rPr>
                            <w:t>Mechatronic Department Lead</w:t>
                          </w:r>
                          <w:r w:rsidR="00301383">
                            <w:rPr>
                              <w:rFonts w:ascii="Bahnschrift" w:hAnsi="Bahnschrift"/>
                              <w:b/>
                              <w:bCs/>
                              <w:color w:val="FFFFFF" w:themeColor="background1"/>
                              <w:sz w:val="68"/>
                              <w:szCs w:val="68"/>
                              <w:lang w:val="en-US"/>
                            </w:rPr>
                            <w:t xml:space="preserve"> Engineer</w:t>
                          </w:r>
                        </w:p>
                      </w:txbxContent>
                    </v:textbox>
                    <w10:wrap type="through" anchorx="margin" anchory="page"/>
                  </v:rect>
                </w:pict>
              </mc:Fallback>
            </mc:AlternateContent>
          </w:r>
          <w:r w:rsidR="00301383">
            <w:rPr>
              <w:noProof/>
            </w:rPr>
            <mc:AlternateContent>
              <mc:Choice Requires="wps">
                <w:drawing>
                  <wp:anchor distT="0" distB="0" distL="114300" distR="114300" simplePos="0" relativeHeight="251658242" behindDoc="0" locked="0" layoutInCell="1" allowOverlap="1" wp14:anchorId="54561144" wp14:editId="37A4E49C">
                    <wp:simplePos x="0" y="0"/>
                    <wp:positionH relativeFrom="page">
                      <wp:posOffset>321813</wp:posOffset>
                    </wp:positionH>
                    <wp:positionV relativeFrom="page">
                      <wp:posOffset>3471835</wp:posOffset>
                    </wp:positionV>
                    <wp:extent cx="2833688" cy="953770"/>
                    <wp:effectExtent l="0" t="0" r="0" b="0"/>
                    <wp:wrapThrough wrapText="bothSides">
                      <wp:wrapPolygon edited="0">
                        <wp:start x="436" y="0"/>
                        <wp:lineTo x="436" y="21140"/>
                        <wp:lineTo x="21058" y="21140"/>
                        <wp:lineTo x="21058" y="0"/>
                        <wp:lineTo x="436" y="0"/>
                      </wp:wrapPolygon>
                    </wp:wrapThrough>
                    <wp:docPr id="35" name="Text Box 35"/>
                    <wp:cNvGraphicFramePr/>
                    <a:graphic xmlns:a="http://schemas.openxmlformats.org/drawingml/2006/main">
                      <a:graphicData uri="http://schemas.microsoft.com/office/word/2010/wordprocessingShape">
                        <wps:wsp>
                          <wps:cNvSpPr txBox="1"/>
                          <wps:spPr>
                            <a:xfrm>
                              <a:off x="0" y="0"/>
                              <a:ext cx="2833688" cy="953770"/>
                            </a:xfrm>
                            <a:prstGeom prst="rect">
                              <a:avLst/>
                            </a:prstGeom>
                            <a:noFill/>
                            <a:ln w="6350">
                              <a:noFill/>
                            </a:ln>
                          </wps:spPr>
                          <wps:txbx>
                            <w:txbxContent>
                              <w:p w14:paraId="5FAABF51" w14:textId="6C9A407F" w:rsidR="00F13795" w:rsidRDefault="0063242A"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Directed Reading</w:t>
                                </w:r>
                              </w:p>
                              <w:p w14:paraId="22B2F90C" w14:textId="7A499A87" w:rsidR="0063242A" w:rsidRPr="0063242A" w:rsidRDefault="00B2607B"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NU25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561144" id="_x0000_t202" coordsize="21600,21600" o:spt="202" path="m,l,21600r21600,l21600,xe">
                    <v:stroke joinstyle="miter"/>
                    <v:path gradientshapeok="t" o:connecttype="rect"/>
                  </v:shapetype>
                  <v:shape id="Text Box 35" o:spid="_x0000_s1028" type="#_x0000_t202" style="position:absolute;left:0;text-align:left;margin-left:25.35pt;margin-top:273.35pt;width:223.15pt;height:75.1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" filled="f" stroked="f" strokeweight=".5pt">
                    <v:textbox>
                      <w:txbxContent>
                        <w:p w14:paraId="5FAABF51" w14:textId="6C9A407F" w:rsidR="00F13795" w:rsidRDefault="0063242A"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Directed Reading</w:t>
                          </w:r>
                        </w:p>
                        <w:p w14:paraId="22B2F90C" w14:textId="7A499A87" w:rsidR="0063242A" w:rsidRPr="0063242A" w:rsidRDefault="00B2607B" w:rsidP="00C51D3E">
                          <w:pPr>
                            <w:spacing w:line="240" w:lineRule="auto"/>
                            <w:rPr>
                              <w:rFonts w:ascii="Bahnschrift" w:hAnsi="Bahnschrift"/>
                              <w:color w:val="FFFFFF" w:themeColor="background1"/>
                              <w:sz w:val="48"/>
                              <w:szCs w:val="48"/>
                              <w:lang w:val="en-US"/>
                            </w:rPr>
                          </w:pPr>
                          <w:r>
                            <w:rPr>
                              <w:rFonts w:ascii="Bahnschrift" w:hAnsi="Bahnschrift"/>
                              <w:color w:val="FFFFFF" w:themeColor="background1"/>
                              <w:sz w:val="48"/>
                              <w:szCs w:val="48"/>
                              <w:lang w:val="en-US"/>
                            </w:rPr>
                            <w:t>NU25</w:t>
                          </w:r>
                        </w:p>
                      </w:txbxContent>
                    </v:textbox>
                    <w10:wrap type="through" anchorx="page" anchory="page"/>
                  </v:shape>
                </w:pict>
              </mc:Fallback>
            </mc:AlternateContent>
          </w:r>
          <w:r w:rsidR="00F32E4B" w:rsidRPr="000F2747">
            <w:rPr>
              <w:noProof/>
            </w:rPr>
            <w:drawing>
              <wp:anchor distT="0" distB="0" distL="114300" distR="114300" simplePos="0" relativeHeight="251658246" behindDoc="0" locked="0" layoutInCell="1" allowOverlap="1" wp14:anchorId="45E5C833" wp14:editId="020CF15D">
                <wp:simplePos x="0" y="0"/>
                <wp:positionH relativeFrom="column">
                  <wp:posOffset>411091</wp:posOffset>
                </wp:positionH>
                <wp:positionV relativeFrom="paragraph">
                  <wp:posOffset>2779494</wp:posOffset>
                </wp:positionV>
                <wp:extent cx="5610986" cy="4314857"/>
                <wp:effectExtent l="0" t="0" r="0" b="0"/>
                <wp:wrapNone/>
                <wp:docPr id="60491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4229" name="Picture 1"/>
                        <pic:cNvPicPr/>
                      </pic:nvPicPr>
                      <pic:blipFill>
                        <a:blip r:embed="rId13">
                          <a:extLst>
                            <a:ext uri="{BEBA8EAE-BF5A-486C-A8C5-ECC9F3942E4B}">
                              <a14:imgProps xmlns:a14="http://schemas.microsoft.com/office/drawing/2010/main">
                                <a14:imgLayer r:embed="rId14">
                                  <a14:imgEffect>
                                    <a14:backgroundRemoval t="5233" b="94477" l="6632" r="94039">
                                      <a14:foregroundMark x1="58225" y1="8845" x2="57389" y2="8679"/>
                                      <a14:foregroundMark x1="91356" y1="34547" x2="94153" y2="45033"/>
                                      <a14:foregroundMark x1="94153" y1="45033" x2="90932" y2="52539"/>
                                      <a14:foregroundMark x1="25932" y1="90177" x2="22004" y2="91470"/>
                                      <a14:foregroundMark x1="65254" y1="33223" x2="48475" y2="29581"/>
                                      <a14:foregroundMark x1="48475" y1="29581" x2="61441" y2="29249"/>
                                      <a14:foregroundMark x1="61441" y1="29249" x2="63729" y2="30353"/>
                                      <a14:foregroundMark x1="9836" y1="62694" x2="6632" y2="74516"/>
                                      <a14:foregroundMark x1="6632" y1="74516" x2="8122" y2="77035"/>
                                      <a14:foregroundMark x1="14903" y1="94477" x2="22951" y2="94380"/>
                                      <a14:foregroundMark x1="80104" y1="43120" x2="80057" y2="44477"/>
                                      <a14:foregroundMark x1="53487" y1="6371" x2="53949" y2="5233"/>
                                      <a14:foregroundMark x1="57079" y1="12112" x2="57154" y2="11628"/>
                                      <a14:foregroundMark x1="53130" y1="12888" x2="52235" y2="20155"/>
                                      <a14:foregroundMark x1="53132" y1="12363" x2="51863" y2="18702"/>
                                      <a14:foregroundMark x1="80104" y1="40698" x2="80249" y2="44477"/>
                                      <a14:foregroundMark x1="79955" y1="42733" x2="80253" y2="41764"/>
                                      <a14:backgroundMark x1="18983" y1="91501" x2="19264" y2="91656"/>
                                      <a14:backgroundMark x1="59068" y1="8830" x2="58559" y2="9272"/>
                                      <a14:backgroundMark x1="58983" y1="8830" x2="59407" y2="9272"/>
                                      <a14:backgroundMark x1="59153" y1="9051" x2="59915" y2="9051"/>
                                      <a14:backgroundMark x1="24576" y1="55960" x2="24237" y2="55629"/>
                                      <a14:backgroundMark x1="61699" y1="9981" x2="59016" y2="9981"/>
                                      <a14:backgroundMark x1="51490" y1="8915" x2="56557" y2="10174"/>
                                      <a14:backgroundMark x1="49627" y1="13275" x2="50447" y2="13760"/>
                                      <a14:backgroundMark x1="52161" y1="8236" x2="51341" y2="8721"/>
                                      <a14:backgroundMark x1="50745" y1="9012" x2="51863" y2="8140"/>
                                      <a14:backgroundMark x1="78316" y1="44477" x2="78316" y2="52519"/>
                                      <a14:backgroundMark x1="47988" y1="18605" x2="49702" y2="17345"/>
                                    </a14:backgroundRemoval>
                                  </a14:imgEffect>
                                </a14:imgLayer>
                              </a14:imgProps>
                            </a:ext>
                            <a:ext uri="{28A0092B-C50C-407E-A947-70E740481C1C}">
                              <a14:useLocalDpi xmlns:a14="http://schemas.microsoft.com/office/drawing/2010/main" val="0"/>
                            </a:ext>
                          </a:extLst>
                        </a:blip>
                        <a:stretch>
                          <a:fillRect/>
                        </a:stretch>
                      </pic:blipFill>
                      <pic:spPr>
                        <a:xfrm>
                          <a:off x="0" y="0"/>
                          <a:ext cx="5610986" cy="4314857"/>
                        </a:xfrm>
                        <a:prstGeom prst="rect">
                          <a:avLst/>
                        </a:prstGeom>
                      </pic:spPr>
                    </pic:pic>
                  </a:graphicData>
                </a:graphic>
              </wp:anchor>
            </w:drawing>
          </w:r>
          <w:r w:rsidR="009E7BB0">
            <w:rPr>
              <w:noProof/>
            </w:rPr>
            <mc:AlternateContent>
              <mc:Choice Requires="wps">
                <w:drawing>
                  <wp:anchor distT="0" distB="0" distL="114300" distR="114300" simplePos="0" relativeHeight="251658244" behindDoc="0" locked="0" layoutInCell="1" allowOverlap="1" wp14:anchorId="37B1C59E" wp14:editId="32EE5EEF">
                    <wp:simplePos x="0" y="0"/>
                    <wp:positionH relativeFrom="page">
                      <wp:posOffset>389890</wp:posOffset>
                    </wp:positionH>
                    <wp:positionV relativeFrom="page">
                      <wp:posOffset>9472523</wp:posOffset>
                    </wp:positionV>
                    <wp:extent cx="2519680" cy="1078786"/>
                    <wp:effectExtent l="0" t="0" r="0" b="0"/>
                    <wp:wrapThrough wrapText="bothSides">
                      <wp:wrapPolygon edited="0">
                        <wp:start x="544" y="254"/>
                        <wp:lineTo x="544" y="20862"/>
                        <wp:lineTo x="20903" y="20862"/>
                        <wp:lineTo x="20903" y="254"/>
                        <wp:lineTo x="544" y="254"/>
                      </wp:wrapPolygon>
                    </wp:wrapThrough>
                    <wp:docPr id="37" name="Text Box 37"/>
                    <wp:cNvGraphicFramePr/>
                    <a:graphic xmlns:a="http://schemas.openxmlformats.org/drawingml/2006/main">
                      <a:graphicData uri="http://schemas.microsoft.com/office/word/2010/wordprocessingShape">
                        <wps:wsp>
                          <wps:cNvSpPr txBox="1"/>
                          <wps:spPr>
                            <a:xfrm>
                              <a:off x="0" y="0"/>
                              <a:ext cx="2519680" cy="1078786"/>
                            </a:xfrm>
                            <a:prstGeom prst="rect">
                              <a:avLst/>
                            </a:prstGeom>
                            <a:noFill/>
                            <a:ln w="6350">
                              <a:noFill/>
                            </a:ln>
                          </wps:spPr>
                          <wps:txbx>
                            <w:txbxContent>
                              <w:p w14:paraId="7E034617" w14:textId="7AF826C6" w:rsidR="00F13795" w:rsidRPr="009E7BB0" w:rsidRDefault="00F32E4B"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Jacob Lukes</w:t>
                                </w:r>
                              </w:p>
                              <w:p w14:paraId="7F320EBB" w14:textId="7A3A18A6" w:rsidR="009E7BB0" w:rsidRPr="009E7BB0" w:rsidRDefault="009E7BB0"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202</w:t>
                                </w:r>
                                <w:r w:rsidR="00FF2BB5">
                                  <w:rPr>
                                    <w:rFonts w:ascii="Bahnschrift" w:hAnsi="Bahnschrift"/>
                                    <w:color w:val="FFFFFF" w:themeColor="background1"/>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1C59E" id="Text Box 37" o:spid="_x0000_s1029" type="#_x0000_t202" style="position:absolute;left:0;text-align:left;margin-left:30.7pt;margin-top:745.85pt;width:198.4pt;height:84.9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" filled="f" stroked="f" strokeweight=".5pt">
                    <v:textbox>
                      <w:txbxContent>
                        <w:p w14:paraId="7E034617" w14:textId="7AF826C6" w:rsidR="00F13795" w:rsidRPr="009E7BB0" w:rsidRDefault="00F32E4B"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Jacob Lukes</w:t>
                          </w:r>
                        </w:p>
                        <w:p w14:paraId="7F320EBB" w14:textId="7A3A18A6" w:rsidR="009E7BB0" w:rsidRPr="009E7BB0" w:rsidRDefault="009E7BB0" w:rsidP="00C51D3E">
                          <w:pPr>
                            <w:spacing w:line="240" w:lineRule="auto"/>
                            <w:rPr>
                              <w:rFonts w:ascii="Bahnschrift" w:hAnsi="Bahnschrift"/>
                              <w:color w:val="FFFFFF" w:themeColor="background1"/>
                              <w:sz w:val="32"/>
                              <w:szCs w:val="32"/>
                            </w:rPr>
                          </w:pPr>
                          <w:r>
                            <w:rPr>
                              <w:rFonts w:ascii="Bahnschrift" w:hAnsi="Bahnschrift"/>
                              <w:color w:val="FFFFFF" w:themeColor="background1"/>
                              <w:sz w:val="32"/>
                              <w:szCs w:val="32"/>
                            </w:rPr>
                            <w:t>202</w:t>
                          </w:r>
                          <w:r w:rsidR="00FF2BB5">
                            <w:rPr>
                              <w:rFonts w:ascii="Bahnschrift" w:hAnsi="Bahnschrift"/>
                              <w:color w:val="FFFFFF" w:themeColor="background1"/>
                              <w:sz w:val="32"/>
                              <w:szCs w:val="32"/>
                            </w:rPr>
                            <w:t>5</w:t>
                          </w:r>
                        </w:p>
                      </w:txbxContent>
                    </v:textbox>
                    <w10:wrap type="through" anchorx="page" anchory="page"/>
                  </v:shape>
                </w:pict>
              </mc:Fallback>
            </mc:AlternateContent>
          </w:r>
          <w:r w:rsidR="00F13795">
            <w:br w:type="page"/>
          </w:r>
        </w:p>
      </w:sdtContent>
    </w:sdt>
    <w:p w14:paraId="593B1363" w14:textId="3D292370" w:rsidR="00F13795" w:rsidRDefault="00F13795">
      <w:pPr>
        <w:sectPr w:rsidR="00F13795" w:rsidSect="00F13795">
          <w:footerReference w:type="default" r:id="rId15"/>
          <w:footerReference w:type="first" r:id="rId16"/>
          <w:pgSz w:w="11906" w:h="16838"/>
          <w:pgMar w:top="1440" w:right="1440" w:bottom="1440" w:left="1440" w:header="708" w:footer="708" w:gutter="0"/>
          <w:pgNumType w:start="0"/>
          <w:cols w:space="708"/>
          <w:titlePg/>
          <w:docGrid w:linePitch="360"/>
        </w:sectPr>
      </w:pPr>
    </w:p>
    <w:sdt>
      <w:sdtPr>
        <w:rPr>
          <w:rFonts w:asciiTheme="minorHAnsi" w:eastAsiaTheme="minorEastAsia" w:hAnsiTheme="minorHAnsi" w:cstheme="minorBidi"/>
          <w:color w:val="auto"/>
          <w:sz w:val="22"/>
          <w:szCs w:val="22"/>
          <w:lang w:val="en-AU"/>
        </w:rPr>
        <w:id w:val="-1548368720"/>
        <w:docPartObj>
          <w:docPartGallery w:val="Table of Contents"/>
          <w:docPartUnique/>
        </w:docPartObj>
      </w:sdtPr>
      <w:sdtEndPr>
        <w:rPr>
          <w:b/>
        </w:rPr>
      </w:sdtEndPr>
      <w:sdtContent>
        <w:p w14:paraId="7AE0559C" w14:textId="4D15A156" w:rsidR="00F13795" w:rsidRDefault="00B74E02" w:rsidP="00570ED8">
          <w:pPr>
            <w:pStyle w:val="TOCHeading"/>
            <w:numPr>
              <w:ilvl w:val="0"/>
              <w:numId w:val="0"/>
            </w:numPr>
          </w:pPr>
          <w:r>
            <w:t xml:space="preserve">Table of </w:t>
          </w:r>
          <w:r w:rsidR="00F13795" w:rsidRPr="00F8456C">
            <w:t>Contents</w:t>
          </w:r>
        </w:p>
        <w:p w14:paraId="780236F5" w14:textId="71E641A5" w:rsidR="00886461" w:rsidRDefault="00B74E02">
          <w:pPr>
            <w:pStyle w:val="TOC1"/>
            <w:tabs>
              <w:tab w:val="right" w:leader="dot" w:pos="9016"/>
            </w:tabs>
            <w:rPr>
              <w:rFonts w:eastAsiaTheme="minorEastAsia"/>
              <w:noProof/>
              <w:kern w:val="2"/>
              <w:sz w:val="24"/>
              <w:szCs w:val="24"/>
              <w:lang w:eastAsia="en-AU"/>
              <w14:ligatures w14:val="standardContextual"/>
            </w:rPr>
          </w:pPr>
          <w:r>
            <w:fldChar w:fldCharType="begin"/>
          </w:r>
          <w:r>
            <w:instrText xml:space="preserve"> TOC \o "1-3" \h \z \u </w:instrText>
          </w:r>
          <w:r>
            <w:fldChar w:fldCharType="separate"/>
          </w:r>
          <w:hyperlink w:anchor="_Toc218885831" w:history="1">
            <w:r w:rsidR="00886461" w:rsidRPr="00D77F02">
              <w:rPr>
                <w:rStyle w:val="Hyperlink"/>
                <w:noProof/>
              </w:rPr>
              <w:t>List of Figures</w:t>
            </w:r>
            <w:r w:rsidR="00886461">
              <w:rPr>
                <w:noProof/>
                <w:webHidden/>
              </w:rPr>
              <w:tab/>
            </w:r>
            <w:r w:rsidR="00886461">
              <w:rPr>
                <w:noProof/>
                <w:webHidden/>
              </w:rPr>
              <w:fldChar w:fldCharType="begin"/>
            </w:r>
            <w:r w:rsidR="00886461">
              <w:rPr>
                <w:noProof/>
                <w:webHidden/>
              </w:rPr>
              <w:instrText xml:space="preserve"> PAGEREF _Toc218885831 \h </w:instrText>
            </w:r>
            <w:r w:rsidR="00886461">
              <w:rPr>
                <w:noProof/>
                <w:webHidden/>
              </w:rPr>
            </w:r>
            <w:r w:rsidR="00886461">
              <w:rPr>
                <w:noProof/>
                <w:webHidden/>
              </w:rPr>
              <w:fldChar w:fldCharType="separate"/>
            </w:r>
            <w:r w:rsidR="00886461">
              <w:rPr>
                <w:noProof/>
                <w:webHidden/>
              </w:rPr>
              <w:t>vi</w:t>
            </w:r>
            <w:r w:rsidR="00886461">
              <w:rPr>
                <w:noProof/>
                <w:webHidden/>
              </w:rPr>
              <w:fldChar w:fldCharType="end"/>
            </w:r>
          </w:hyperlink>
        </w:p>
        <w:p w14:paraId="08035E0D" w14:textId="7A1DCFB9" w:rsidR="00886461" w:rsidRDefault="00886461">
          <w:pPr>
            <w:pStyle w:val="TOC1"/>
            <w:tabs>
              <w:tab w:val="right" w:leader="dot" w:pos="9016"/>
            </w:tabs>
            <w:rPr>
              <w:rFonts w:eastAsiaTheme="minorEastAsia"/>
              <w:noProof/>
              <w:kern w:val="2"/>
              <w:sz w:val="24"/>
              <w:szCs w:val="24"/>
              <w:lang w:eastAsia="en-AU"/>
              <w14:ligatures w14:val="standardContextual"/>
            </w:rPr>
          </w:pPr>
          <w:hyperlink w:anchor="_Toc218885832" w:history="1">
            <w:r w:rsidRPr="00D77F02">
              <w:rPr>
                <w:rStyle w:val="Hyperlink"/>
                <w:noProof/>
              </w:rPr>
              <w:t>List of Tables</w:t>
            </w:r>
            <w:r>
              <w:rPr>
                <w:noProof/>
                <w:webHidden/>
              </w:rPr>
              <w:tab/>
            </w:r>
            <w:r>
              <w:rPr>
                <w:noProof/>
                <w:webHidden/>
              </w:rPr>
              <w:fldChar w:fldCharType="begin"/>
            </w:r>
            <w:r>
              <w:rPr>
                <w:noProof/>
                <w:webHidden/>
              </w:rPr>
              <w:instrText xml:space="preserve"> PAGEREF _Toc218885832 \h </w:instrText>
            </w:r>
            <w:r>
              <w:rPr>
                <w:noProof/>
                <w:webHidden/>
              </w:rPr>
            </w:r>
            <w:r>
              <w:rPr>
                <w:noProof/>
                <w:webHidden/>
              </w:rPr>
              <w:fldChar w:fldCharType="separate"/>
            </w:r>
            <w:r>
              <w:rPr>
                <w:noProof/>
                <w:webHidden/>
              </w:rPr>
              <w:t>vii</w:t>
            </w:r>
            <w:r>
              <w:rPr>
                <w:noProof/>
                <w:webHidden/>
              </w:rPr>
              <w:fldChar w:fldCharType="end"/>
            </w:r>
          </w:hyperlink>
        </w:p>
        <w:p w14:paraId="043BD4BF" w14:textId="56FD3C4F"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3" w:history="1">
            <w:r w:rsidRPr="00D77F02">
              <w:rPr>
                <w:rStyle w:val="Hyperlink"/>
                <w:noProof/>
              </w:rPr>
              <w:t>1.</w:t>
            </w:r>
            <w:r>
              <w:rPr>
                <w:rFonts w:eastAsiaTheme="minorEastAsia"/>
                <w:noProof/>
                <w:kern w:val="2"/>
                <w:sz w:val="24"/>
                <w:szCs w:val="24"/>
                <w:lang w:eastAsia="en-AU"/>
                <w14:ligatures w14:val="standardContextual"/>
              </w:rPr>
              <w:tab/>
            </w:r>
            <w:r w:rsidRPr="00D77F02">
              <w:rPr>
                <w:rStyle w:val="Hyperlink"/>
                <w:noProof/>
              </w:rPr>
              <w:t>Abstract</w:t>
            </w:r>
            <w:r>
              <w:rPr>
                <w:noProof/>
                <w:webHidden/>
              </w:rPr>
              <w:tab/>
            </w:r>
            <w:r>
              <w:rPr>
                <w:noProof/>
                <w:webHidden/>
              </w:rPr>
              <w:fldChar w:fldCharType="begin"/>
            </w:r>
            <w:r>
              <w:rPr>
                <w:noProof/>
                <w:webHidden/>
              </w:rPr>
              <w:instrText xml:space="preserve"> PAGEREF _Toc218885833 \h </w:instrText>
            </w:r>
            <w:r>
              <w:rPr>
                <w:noProof/>
                <w:webHidden/>
              </w:rPr>
            </w:r>
            <w:r>
              <w:rPr>
                <w:noProof/>
                <w:webHidden/>
              </w:rPr>
              <w:fldChar w:fldCharType="separate"/>
            </w:r>
            <w:r>
              <w:rPr>
                <w:noProof/>
                <w:webHidden/>
              </w:rPr>
              <w:t>1</w:t>
            </w:r>
            <w:r>
              <w:rPr>
                <w:noProof/>
                <w:webHidden/>
              </w:rPr>
              <w:fldChar w:fldCharType="end"/>
            </w:r>
          </w:hyperlink>
        </w:p>
        <w:p w14:paraId="065D4376" w14:textId="255C14A8"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4" w:history="1">
            <w:r w:rsidRPr="00D77F02">
              <w:rPr>
                <w:rStyle w:val="Hyperlink"/>
                <w:noProof/>
              </w:rPr>
              <w:t>2.</w:t>
            </w:r>
            <w:r>
              <w:rPr>
                <w:rFonts w:eastAsiaTheme="minorEastAsia"/>
                <w:noProof/>
                <w:kern w:val="2"/>
                <w:sz w:val="24"/>
                <w:szCs w:val="24"/>
                <w:lang w:eastAsia="en-AU"/>
                <w14:ligatures w14:val="standardContextual"/>
              </w:rPr>
              <w:tab/>
            </w:r>
            <w:r w:rsidRPr="00D77F02">
              <w:rPr>
                <w:rStyle w:val="Hyperlink"/>
                <w:noProof/>
              </w:rPr>
              <w:t>Introduction</w:t>
            </w:r>
            <w:r>
              <w:rPr>
                <w:noProof/>
                <w:webHidden/>
              </w:rPr>
              <w:tab/>
            </w:r>
            <w:r>
              <w:rPr>
                <w:noProof/>
                <w:webHidden/>
              </w:rPr>
              <w:fldChar w:fldCharType="begin"/>
            </w:r>
            <w:r>
              <w:rPr>
                <w:noProof/>
                <w:webHidden/>
              </w:rPr>
              <w:instrText xml:space="preserve"> PAGEREF _Toc218885834 \h </w:instrText>
            </w:r>
            <w:r>
              <w:rPr>
                <w:noProof/>
                <w:webHidden/>
              </w:rPr>
            </w:r>
            <w:r>
              <w:rPr>
                <w:noProof/>
                <w:webHidden/>
              </w:rPr>
              <w:fldChar w:fldCharType="separate"/>
            </w:r>
            <w:r>
              <w:rPr>
                <w:noProof/>
                <w:webHidden/>
              </w:rPr>
              <w:t>3</w:t>
            </w:r>
            <w:r>
              <w:rPr>
                <w:noProof/>
                <w:webHidden/>
              </w:rPr>
              <w:fldChar w:fldCharType="end"/>
            </w:r>
          </w:hyperlink>
        </w:p>
        <w:p w14:paraId="42F1AF74" w14:textId="57908E9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5" w:history="1">
            <w:r w:rsidRPr="00D77F02">
              <w:rPr>
                <w:rStyle w:val="Hyperlink"/>
                <w:noProof/>
              </w:rPr>
              <w:t>2.1.</w:t>
            </w:r>
            <w:r>
              <w:rPr>
                <w:rFonts w:eastAsiaTheme="minorEastAsia"/>
                <w:noProof/>
                <w:kern w:val="2"/>
                <w:sz w:val="24"/>
                <w:szCs w:val="24"/>
                <w:lang w:eastAsia="en-AU"/>
                <w14:ligatures w14:val="standardContextual"/>
              </w:rPr>
              <w:tab/>
            </w:r>
            <w:r w:rsidRPr="00D77F02">
              <w:rPr>
                <w:rStyle w:val="Hyperlink"/>
                <w:noProof/>
              </w:rPr>
              <w:t>Purpose of This Report</w:t>
            </w:r>
            <w:r>
              <w:rPr>
                <w:noProof/>
                <w:webHidden/>
              </w:rPr>
              <w:tab/>
            </w:r>
            <w:r>
              <w:rPr>
                <w:noProof/>
                <w:webHidden/>
              </w:rPr>
              <w:fldChar w:fldCharType="begin"/>
            </w:r>
            <w:r>
              <w:rPr>
                <w:noProof/>
                <w:webHidden/>
              </w:rPr>
              <w:instrText xml:space="preserve"> PAGEREF _Toc218885835 \h </w:instrText>
            </w:r>
            <w:r>
              <w:rPr>
                <w:noProof/>
                <w:webHidden/>
              </w:rPr>
            </w:r>
            <w:r>
              <w:rPr>
                <w:noProof/>
                <w:webHidden/>
              </w:rPr>
              <w:fldChar w:fldCharType="separate"/>
            </w:r>
            <w:r>
              <w:rPr>
                <w:noProof/>
                <w:webHidden/>
              </w:rPr>
              <w:t>3</w:t>
            </w:r>
            <w:r>
              <w:rPr>
                <w:noProof/>
                <w:webHidden/>
              </w:rPr>
              <w:fldChar w:fldCharType="end"/>
            </w:r>
          </w:hyperlink>
        </w:p>
        <w:p w14:paraId="4CE4C7B6" w14:textId="27A4610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6" w:history="1">
            <w:r w:rsidRPr="00D77F02">
              <w:rPr>
                <w:rStyle w:val="Hyperlink"/>
                <w:noProof/>
              </w:rPr>
              <w:t>2.2.</w:t>
            </w:r>
            <w:r>
              <w:rPr>
                <w:rFonts w:eastAsiaTheme="minorEastAsia"/>
                <w:noProof/>
                <w:kern w:val="2"/>
                <w:sz w:val="24"/>
                <w:szCs w:val="24"/>
                <w:lang w:eastAsia="en-AU"/>
                <w14:ligatures w14:val="standardContextual"/>
              </w:rPr>
              <w:tab/>
            </w:r>
            <w:r w:rsidRPr="00D77F02">
              <w:rPr>
                <w:rStyle w:val="Hyperlink"/>
                <w:noProof/>
              </w:rPr>
              <w:t>Overview of NU Racing and the FSAE-A Competition</w:t>
            </w:r>
            <w:r>
              <w:rPr>
                <w:noProof/>
                <w:webHidden/>
              </w:rPr>
              <w:tab/>
            </w:r>
            <w:r>
              <w:rPr>
                <w:noProof/>
                <w:webHidden/>
              </w:rPr>
              <w:fldChar w:fldCharType="begin"/>
            </w:r>
            <w:r>
              <w:rPr>
                <w:noProof/>
                <w:webHidden/>
              </w:rPr>
              <w:instrText xml:space="preserve"> PAGEREF _Toc218885836 \h </w:instrText>
            </w:r>
            <w:r>
              <w:rPr>
                <w:noProof/>
                <w:webHidden/>
              </w:rPr>
            </w:r>
            <w:r>
              <w:rPr>
                <w:noProof/>
                <w:webHidden/>
              </w:rPr>
              <w:fldChar w:fldCharType="separate"/>
            </w:r>
            <w:r>
              <w:rPr>
                <w:noProof/>
                <w:webHidden/>
              </w:rPr>
              <w:t>3</w:t>
            </w:r>
            <w:r>
              <w:rPr>
                <w:noProof/>
                <w:webHidden/>
              </w:rPr>
              <w:fldChar w:fldCharType="end"/>
            </w:r>
          </w:hyperlink>
        </w:p>
        <w:p w14:paraId="7FCE7165" w14:textId="4849E3F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7" w:history="1">
            <w:r w:rsidRPr="00D77F02">
              <w:rPr>
                <w:rStyle w:val="Hyperlink"/>
                <w:noProof/>
              </w:rPr>
              <w:t>2.3.</w:t>
            </w:r>
            <w:r>
              <w:rPr>
                <w:rFonts w:eastAsiaTheme="minorEastAsia"/>
                <w:noProof/>
                <w:kern w:val="2"/>
                <w:sz w:val="24"/>
                <w:szCs w:val="24"/>
                <w:lang w:eastAsia="en-AU"/>
                <w14:ligatures w14:val="standardContextual"/>
              </w:rPr>
              <w:tab/>
            </w:r>
            <w:r w:rsidRPr="00D77F02">
              <w:rPr>
                <w:rStyle w:val="Hyperlink"/>
                <w:noProof/>
              </w:rPr>
              <w:t>Role of the Mechatronic Department Lead Engineer</w:t>
            </w:r>
            <w:r>
              <w:rPr>
                <w:noProof/>
                <w:webHidden/>
              </w:rPr>
              <w:tab/>
            </w:r>
            <w:r>
              <w:rPr>
                <w:noProof/>
                <w:webHidden/>
              </w:rPr>
              <w:fldChar w:fldCharType="begin"/>
            </w:r>
            <w:r>
              <w:rPr>
                <w:noProof/>
                <w:webHidden/>
              </w:rPr>
              <w:instrText xml:space="preserve"> PAGEREF _Toc218885837 \h </w:instrText>
            </w:r>
            <w:r>
              <w:rPr>
                <w:noProof/>
                <w:webHidden/>
              </w:rPr>
            </w:r>
            <w:r>
              <w:rPr>
                <w:noProof/>
                <w:webHidden/>
              </w:rPr>
              <w:fldChar w:fldCharType="separate"/>
            </w:r>
            <w:r>
              <w:rPr>
                <w:noProof/>
                <w:webHidden/>
              </w:rPr>
              <w:t>3</w:t>
            </w:r>
            <w:r>
              <w:rPr>
                <w:noProof/>
                <w:webHidden/>
              </w:rPr>
              <w:fldChar w:fldCharType="end"/>
            </w:r>
          </w:hyperlink>
        </w:p>
        <w:p w14:paraId="2DE13F8E" w14:textId="09EE0D29"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38" w:history="1">
            <w:r w:rsidRPr="00D77F02">
              <w:rPr>
                <w:rStyle w:val="Hyperlink"/>
                <w:noProof/>
              </w:rPr>
              <w:t>3.</w:t>
            </w:r>
            <w:r>
              <w:rPr>
                <w:rFonts w:eastAsiaTheme="minorEastAsia"/>
                <w:noProof/>
                <w:kern w:val="2"/>
                <w:sz w:val="24"/>
                <w:szCs w:val="24"/>
                <w:lang w:eastAsia="en-AU"/>
                <w14:ligatures w14:val="standardContextual"/>
              </w:rPr>
              <w:tab/>
            </w:r>
            <w:r w:rsidRPr="00D77F02">
              <w:rPr>
                <w:rStyle w:val="Hyperlink"/>
                <w:noProof/>
              </w:rPr>
              <w:t>State of the Art</w:t>
            </w:r>
            <w:r>
              <w:rPr>
                <w:noProof/>
                <w:webHidden/>
              </w:rPr>
              <w:tab/>
            </w:r>
            <w:r>
              <w:rPr>
                <w:noProof/>
                <w:webHidden/>
              </w:rPr>
              <w:fldChar w:fldCharType="begin"/>
            </w:r>
            <w:r>
              <w:rPr>
                <w:noProof/>
                <w:webHidden/>
              </w:rPr>
              <w:instrText xml:space="preserve"> PAGEREF _Toc218885838 \h </w:instrText>
            </w:r>
            <w:r>
              <w:rPr>
                <w:noProof/>
                <w:webHidden/>
              </w:rPr>
            </w:r>
            <w:r>
              <w:rPr>
                <w:noProof/>
                <w:webHidden/>
              </w:rPr>
              <w:fldChar w:fldCharType="separate"/>
            </w:r>
            <w:r>
              <w:rPr>
                <w:noProof/>
                <w:webHidden/>
              </w:rPr>
              <w:t>4</w:t>
            </w:r>
            <w:r>
              <w:rPr>
                <w:noProof/>
                <w:webHidden/>
              </w:rPr>
              <w:fldChar w:fldCharType="end"/>
            </w:r>
          </w:hyperlink>
        </w:p>
        <w:p w14:paraId="354FFAD6" w14:textId="7CBE0D1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39" w:history="1">
            <w:r w:rsidRPr="00D77F02">
              <w:rPr>
                <w:rStyle w:val="Hyperlink"/>
                <w:noProof/>
              </w:rPr>
              <w:t>3.1.</w:t>
            </w:r>
            <w:r>
              <w:rPr>
                <w:rFonts w:eastAsiaTheme="minorEastAsia"/>
                <w:noProof/>
                <w:kern w:val="2"/>
                <w:sz w:val="24"/>
                <w:szCs w:val="24"/>
                <w:lang w:eastAsia="en-AU"/>
                <w14:ligatures w14:val="standardContextual"/>
              </w:rPr>
              <w:tab/>
            </w:r>
            <w:r w:rsidRPr="00D77F02">
              <w:rPr>
                <w:rStyle w:val="Hyperlink"/>
                <w:noProof/>
              </w:rPr>
              <w:t>NU24 Tractive System</w:t>
            </w:r>
            <w:r>
              <w:rPr>
                <w:noProof/>
                <w:webHidden/>
              </w:rPr>
              <w:tab/>
            </w:r>
            <w:r>
              <w:rPr>
                <w:noProof/>
                <w:webHidden/>
              </w:rPr>
              <w:fldChar w:fldCharType="begin"/>
            </w:r>
            <w:r>
              <w:rPr>
                <w:noProof/>
                <w:webHidden/>
              </w:rPr>
              <w:instrText xml:space="preserve"> PAGEREF _Toc218885839 \h </w:instrText>
            </w:r>
            <w:r>
              <w:rPr>
                <w:noProof/>
                <w:webHidden/>
              </w:rPr>
            </w:r>
            <w:r>
              <w:rPr>
                <w:noProof/>
                <w:webHidden/>
              </w:rPr>
              <w:fldChar w:fldCharType="separate"/>
            </w:r>
            <w:r>
              <w:rPr>
                <w:noProof/>
                <w:webHidden/>
              </w:rPr>
              <w:t>4</w:t>
            </w:r>
            <w:r>
              <w:rPr>
                <w:noProof/>
                <w:webHidden/>
              </w:rPr>
              <w:fldChar w:fldCharType="end"/>
            </w:r>
          </w:hyperlink>
        </w:p>
        <w:p w14:paraId="5856ABD2" w14:textId="4AF470B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0" w:history="1">
            <w:r w:rsidRPr="00D77F02">
              <w:rPr>
                <w:rStyle w:val="Hyperlink"/>
                <w:noProof/>
              </w:rPr>
              <w:t>3.2.</w:t>
            </w:r>
            <w:r>
              <w:rPr>
                <w:rFonts w:eastAsiaTheme="minorEastAsia"/>
                <w:noProof/>
                <w:kern w:val="2"/>
                <w:sz w:val="24"/>
                <w:szCs w:val="24"/>
                <w:lang w:eastAsia="en-AU"/>
                <w14:ligatures w14:val="standardContextual"/>
              </w:rPr>
              <w:tab/>
            </w:r>
            <w:r w:rsidRPr="00D77F02">
              <w:rPr>
                <w:rStyle w:val="Hyperlink"/>
                <w:noProof/>
              </w:rPr>
              <w:t>NU24 Accumulator</w:t>
            </w:r>
            <w:r>
              <w:rPr>
                <w:noProof/>
                <w:webHidden/>
              </w:rPr>
              <w:tab/>
            </w:r>
            <w:r>
              <w:rPr>
                <w:noProof/>
                <w:webHidden/>
              </w:rPr>
              <w:fldChar w:fldCharType="begin"/>
            </w:r>
            <w:r>
              <w:rPr>
                <w:noProof/>
                <w:webHidden/>
              </w:rPr>
              <w:instrText xml:space="preserve"> PAGEREF _Toc218885840 \h </w:instrText>
            </w:r>
            <w:r>
              <w:rPr>
                <w:noProof/>
                <w:webHidden/>
              </w:rPr>
            </w:r>
            <w:r>
              <w:rPr>
                <w:noProof/>
                <w:webHidden/>
              </w:rPr>
              <w:fldChar w:fldCharType="separate"/>
            </w:r>
            <w:r>
              <w:rPr>
                <w:noProof/>
                <w:webHidden/>
              </w:rPr>
              <w:t>4</w:t>
            </w:r>
            <w:r>
              <w:rPr>
                <w:noProof/>
                <w:webHidden/>
              </w:rPr>
              <w:fldChar w:fldCharType="end"/>
            </w:r>
          </w:hyperlink>
        </w:p>
        <w:p w14:paraId="100A8D74" w14:textId="482C9E89"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1" w:history="1">
            <w:r w:rsidRPr="00D77F02">
              <w:rPr>
                <w:rStyle w:val="Hyperlink"/>
                <w:noProof/>
              </w:rPr>
              <w:t>3.3.</w:t>
            </w:r>
            <w:r>
              <w:rPr>
                <w:rFonts w:eastAsiaTheme="minorEastAsia"/>
                <w:noProof/>
                <w:kern w:val="2"/>
                <w:sz w:val="24"/>
                <w:szCs w:val="24"/>
                <w:lang w:eastAsia="en-AU"/>
                <w14:ligatures w14:val="standardContextual"/>
              </w:rPr>
              <w:tab/>
            </w:r>
            <w:r w:rsidRPr="00D77F02">
              <w:rPr>
                <w:rStyle w:val="Hyperlink"/>
                <w:noProof/>
              </w:rPr>
              <w:t>NU24 Low Voltage System</w:t>
            </w:r>
            <w:r>
              <w:rPr>
                <w:noProof/>
                <w:webHidden/>
              </w:rPr>
              <w:tab/>
            </w:r>
            <w:r>
              <w:rPr>
                <w:noProof/>
                <w:webHidden/>
              </w:rPr>
              <w:fldChar w:fldCharType="begin"/>
            </w:r>
            <w:r>
              <w:rPr>
                <w:noProof/>
                <w:webHidden/>
              </w:rPr>
              <w:instrText xml:space="preserve"> PAGEREF _Toc218885841 \h </w:instrText>
            </w:r>
            <w:r>
              <w:rPr>
                <w:noProof/>
                <w:webHidden/>
              </w:rPr>
            </w:r>
            <w:r>
              <w:rPr>
                <w:noProof/>
                <w:webHidden/>
              </w:rPr>
              <w:fldChar w:fldCharType="separate"/>
            </w:r>
            <w:r>
              <w:rPr>
                <w:noProof/>
                <w:webHidden/>
              </w:rPr>
              <w:t>5</w:t>
            </w:r>
            <w:r>
              <w:rPr>
                <w:noProof/>
                <w:webHidden/>
              </w:rPr>
              <w:fldChar w:fldCharType="end"/>
            </w:r>
          </w:hyperlink>
        </w:p>
        <w:p w14:paraId="7FE15FC5" w14:textId="6B5DBA8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2" w:history="1">
            <w:r w:rsidRPr="00D77F02">
              <w:rPr>
                <w:rStyle w:val="Hyperlink"/>
                <w:noProof/>
              </w:rPr>
              <w:t>3.3.1.</w:t>
            </w:r>
            <w:r>
              <w:rPr>
                <w:rFonts w:eastAsiaTheme="minorEastAsia"/>
                <w:noProof/>
                <w:kern w:val="2"/>
                <w:sz w:val="24"/>
                <w:szCs w:val="24"/>
                <w:lang w:eastAsia="en-AU"/>
                <w14:ligatures w14:val="standardContextual"/>
              </w:rPr>
              <w:tab/>
            </w:r>
            <w:r w:rsidRPr="00D77F02">
              <w:rPr>
                <w:rStyle w:val="Hyperlink"/>
                <w:noProof/>
              </w:rPr>
              <w:t>Low Voltage System</w:t>
            </w:r>
            <w:r>
              <w:rPr>
                <w:noProof/>
                <w:webHidden/>
              </w:rPr>
              <w:tab/>
            </w:r>
            <w:r>
              <w:rPr>
                <w:noProof/>
                <w:webHidden/>
              </w:rPr>
              <w:fldChar w:fldCharType="begin"/>
            </w:r>
            <w:r>
              <w:rPr>
                <w:noProof/>
                <w:webHidden/>
              </w:rPr>
              <w:instrText xml:space="preserve"> PAGEREF _Toc218885842 \h </w:instrText>
            </w:r>
            <w:r>
              <w:rPr>
                <w:noProof/>
                <w:webHidden/>
              </w:rPr>
            </w:r>
            <w:r>
              <w:rPr>
                <w:noProof/>
                <w:webHidden/>
              </w:rPr>
              <w:fldChar w:fldCharType="separate"/>
            </w:r>
            <w:r>
              <w:rPr>
                <w:noProof/>
                <w:webHidden/>
              </w:rPr>
              <w:t>5</w:t>
            </w:r>
            <w:r>
              <w:rPr>
                <w:noProof/>
                <w:webHidden/>
              </w:rPr>
              <w:fldChar w:fldCharType="end"/>
            </w:r>
          </w:hyperlink>
        </w:p>
        <w:p w14:paraId="04241775" w14:textId="4CDC282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3" w:history="1">
            <w:r w:rsidRPr="00D77F02">
              <w:rPr>
                <w:rStyle w:val="Hyperlink"/>
                <w:noProof/>
              </w:rPr>
              <w:t>3.3.2.</w:t>
            </w:r>
            <w:r>
              <w:rPr>
                <w:rFonts w:eastAsiaTheme="minorEastAsia"/>
                <w:noProof/>
                <w:kern w:val="2"/>
                <w:sz w:val="24"/>
                <w:szCs w:val="24"/>
                <w:lang w:eastAsia="en-AU"/>
                <w14:ligatures w14:val="standardContextual"/>
              </w:rPr>
              <w:tab/>
            </w:r>
            <w:r w:rsidRPr="00D77F02">
              <w:rPr>
                <w:rStyle w:val="Hyperlink"/>
                <w:noProof/>
              </w:rPr>
              <w:t>Shutdown System</w:t>
            </w:r>
            <w:r>
              <w:rPr>
                <w:noProof/>
                <w:webHidden/>
              </w:rPr>
              <w:tab/>
            </w:r>
            <w:r>
              <w:rPr>
                <w:noProof/>
                <w:webHidden/>
              </w:rPr>
              <w:fldChar w:fldCharType="begin"/>
            </w:r>
            <w:r>
              <w:rPr>
                <w:noProof/>
                <w:webHidden/>
              </w:rPr>
              <w:instrText xml:space="preserve"> PAGEREF _Toc218885843 \h </w:instrText>
            </w:r>
            <w:r>
              <w:rPr>
                <w:noProof/>
                <w:webHidden/>
              </w:rPr>
            </w:r>
            <w:r>
              <w:rPr>
                <w:noProof/>
                <w:webHidden/>
              </w:rPr>
              <w:fldChar w:fldCharType="separate"/>
            </w:r>
            <w:r>
              <w:rPr>
                <w:noProof/>
                <w:webHidden/>
              </w:rPr>
              <w:t>6</w:t>
            </w:r>
            <w:r>
              <w:rPr>
                <w:noProof/>
                <w:webHidden/>
              </w:rPr>
              <w:fldChar w:fldCharType="end"/>
            </w:r>
          </w:hyperlink>
        </w:p>
        <w:p w14:paraId="77A4A5F6" w14:textId="5ABC585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4" w:history="1">
            <w:r w:rsidRPr="00D77F02">
              <w:rPr>
                <w:rStyle w:val="Hyperlink"/>
                <w:noProof/>
              </w:rPr>
              <w:t>3.3.3.</w:t>
            </w:r>
            <w:r>
              <w:rPr>
                <w:rFonts w:eastAsiaTheme="minorEastAsia"/>
                <w:noProof/>
                <w:kern w:val="2"/>
                <w:sz w:val="24"/>
                <w:szCs w:val="24"/>
                <w:lang w:eastAsia="en-AU"/>
                <w14:ligatures w14:val="standardContextual"/>
              </w:rPr>
              <w:tab/>
            </w:r>
            <w:r w:rsidRPr="00D77F02">
              <w:rPr>
                <w:rStyle w:val="Hyperlink"/>
                <w:noProof/>
              </w:rPr>
              <w:t>Live Telemetry</w:t>
            </w:r>
            <w:r>
              <w:rPr>
                <w:noProof/>
                <w:webHidden/>
              </w:rPr>
              <w:tab/>
            </w:r>
            <w:r>
              <w:rPr>
                <w:noProof/>
                <w:webHidden/>
              </w:rPr>
              <w:fldChar w:fldCharType="begin"/>
            </w:r>
            <w:r>
              <w:rPr>
                <w:noProof/>
                <w:webHidden/>
              </w:rPr>
              <w:instrText xml:space="preserve"> PAGEREF _Toc218885844 \h </w:instrText>
            </w:r>
            <w:r>
              <w:rPr>
                <w:noProof/>
                <w:webHidden/>
              </w:rPr>
            </w:r>
            <w:r>
              <w:rPr>
                <w:noProof/>
                <w:webHidden/>
              </w:rPr>
              <w:fldChar w:fldCharType="separate"/>
            </w:r>
            <w:r>
              <w:rPr>
                <w:noProof/>
                <w:webHidden/>
              </w:rPr>
              <w:t>7</w:t>
            </w:r>
            <w:r>
              <w:rPr>
                <w:noProof/>
                <w:webHidden/>
              </w:rPr>
              <w:fldChar w:fldCharType="end"/>
            </w:r>
          </w:hyperlink>
        </w:p>
        <w:p w14:paraId="027FD2FF" w14:textId="50AB7FCB"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45" w:history="1">
            <w:r w:rsidRPr="00D77F02">
              <w:rPr>
                <w:rStyle w:val="Hyperlink"/>
                <w:noProof/>
              </w:rPr>
              <w:t>4.</w:t>
            </w:r>
            <w:r>
              <w:rPr>
                <w:rFonts w:eastAsiaTheme="minorEastAsia"/>
                <w:noProof/>
                <w:kern w:val="2"/>
                <w:sz w:val="24"/>
                <w:szCs w:val="24"/>
                <w:lang w:eastAsia="en-AU"/>
                <w14:ligatures w14:val="standardContextual"/>
              </w:rPr>
              <w:tab/>
            </w:r>
            <w:r w:rsidRPr="00D77F02">
              <w:rPr>
                <w:rStyle w:val="Hyperlink"/>
                <w:noProof/>
              </w:rPr>
              <w:t>NU25 Mechatronic System Architecture</w:t>
            </w:r>
            <w:r>
              <w:rPr>
                <w:noProof/>
                <w:webHidden/>
              </w:rPr>
              <w:tab/>
            </w:r>
            <w:r>
              <w:rPr>
                <w:noProof/>
                <w:webHidden/>
              </w:rPr>
              <w:fldChar w:fldCharType="begin"/>
            </w:r>
            <w:r>
              <w:rPr>
                <w:noProof/>
                <w:webHidden/>
              </w:rPr>
              <w:instrText xml:space="preserve"> PAGEREF _Toc218885845 \h </w:instrText>
            </w:r>
            <w:r>
              <w:rPr>
                <w:noProof/>
                <w:webHidden/>
              </w:rPr>
            </w:r>
            <w:r>
              <w:rPr>
                <w:noProof/>
                <w:webHidden/>
              </w:rPr>
              <w:fldChar w:fldCharType="separate"/>
            </w:r>
            <w:r>
              <w:rPr>
                <w:noProof/>
                <w:webHidden/>
              </w:rPr>
              <w:t>8</w:t>
            </w:r>
            <w:r>
              <w:rPr>
                <w:noProof/>
                <w:webHidden/>
              </w:rPr>
              <w:fldChar w:fldCharType="end"/>
            </w:r>
          </w:hyperlink>
        </w:p>
        <w:p w14:paraId="7CCE213A" w14:textId="1A74B4D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6" w:history="1">
            <w:r w:rsidRPr="00D77F02">
              <w:rPr>
                <w:rStyle w:val="Hyperlink"/>
                <w:noProof/>
              </w:rPr>
              <w:t>4.1.</w:t>
            </w:r>
            <w:r>
              <w:rPr>
                <w:rFonts w:eastAsiaTheme="minorEastAsia"/>
                <w:noProof/>
                <w:kern w:val="2"/>
                <w:sz w:val="24"/>
                <w:szCs w:val="24"/>
                <w:lang w:eastAsia="en-AU"/>
                <w14:ligatures w14:val="standardContextual"/>
              </w:rPr>
              <w:tab/>
            </w:r>
            <w:r w:rsidRPr="00D77F02">
              <w:rPr>
                <w:rStyle w:val="Hyperlink"/>
                <w:noProof/>
              </w:rPr>
              <w:t>NU25 Tractive System</w:t>
            </w:r>
            <w:r>
              <w:rPr>
                <w:noProof/>
                <w:webHidden/>
              </w:rPr>
              <w:tab/>
            </w:r>
            <w:r>
              <w:rPr>
                <w:noProof/>
                <w:webHidden/>
              </w:rPr>
              <w:fldChar w:fldCharType="begin"/>
            </w:r>
            <w:r>
              <w:rPr>
                <w:noProof/>
                <w:webHidden/>
              </w:rPr>
              <w:instrText xml:space="preserve"> PAGEREF _Toc218885846 \h </w:instrText>
            </w:r>
            <w:r>
              <w:rPr>
                <w:noProof/>
                <w:webHidden/>
              </w:rPr>
            </w:r>
            <w:r>
              <w:rPr>
                <w:noProof/>
                <w:webHidden/>
              </w:rPr>
              <w:fldChar w:fldCharType="separate"/>
            </w:r>
            <w:r>
              <w:rPr>
                <w:noProof/>
                <w:webHidden/>
              </w:rPr>
              <w:t>8</w:t>
            </w:r>
            <w:r>
              <w:rPr>
                <w:noProof/>
                <w:webHidden/>
              </w:rPr>
              <w:fldChar w:fldCharType="end"/>
            </w:r>
          </w:hyperlink>
        </w:p>
        <w:p w14:paraId="0ADDAECE" w14:textId="3AA2E58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7" w:history="1">
            <w:r w:rsidRPr="00D77F02">
              <w:rPr>
                <w:rStyle w:val="Hyperlink"/>
                <w:noProof/>
              </w:rPr>
              <w:t>4.2.</w:t>
            </w:r>
            <w:r>
              <w:rPr>
                <w:rFonts w:eastAsiaTheme="minorEastAsia"/>
                <w:noProof/>
                <w:kern w:val="2"/>
                <w:sz w:val="24"/>
                <w:szCs w:val="24"/>
                <w:lang w:eastAsia="en-AU"/>
                <w14:ligatures w14:val="standardContextual"/>
              </w:rPr>
              <w:tab/>
            </w:r>
            <w:r w:rsidRPr="00D77F02">
              <w:rPr>
                <w:rStyle w:val="Hyperlink"/>
                <w:noProof/>
              </w:rPr>
              <w:t>NU25 Accumulator</w:t>
            </w:r>
            <w:r>
              <w:rPr>
                <w:noProof/>
                <w:webHidden/>
              </w:rPr>
              <w:tab/>
            </w:r>
            <w:r>
              <w:rPr>
                <w:noProof/>
                <w:webHidden/>
              </w:rPr>
              <w:fldChar w:fldCharType="begin"/>
            </w:r>
            <w:r>
              <w:rPr>
                <w:noProof/>
                <w:webHidden/>
              </w:rPr>
              <w:instrText xml:space="preserve"> PAGEREF _Toc218885847 \h </w:instrText>
            </w:r>
            <w:r>
              <w:rPr>
                <w:noProof/>
                <w:webHidden/>
              </w:rPr>
            </w:r>
            <w:r>
              <w:rPr>
                <w:noProof/>
                <w:webHidden/>
              </w:rPr>
              <w:fldChar w:fldCharType="separate"/>
            </w:r>
            <w:r>
              <w:rPr>
                <w:noProof/>
                <w:webHidden/>
              </w:rPr>
              <w:t>8</w:t>
            </w:r>
            <w:r>
              <w:rPr>
                <w:noProof/>
                <w:webHidden/>
              </w:rPr>
              <w:fldChar w:fldCharType="end"/>
            </w:r>
          </w:hyperlink>
        </w:p>
        <w:p w14:paraId="7587BB45" w14:textId="7669A15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48" w:history="1">
            <w:r w:rsidRPr="00D77F02">
              <w:rPr>
                <w:rStyle w:val="Hyperlink"/>
                <w:noProof/>
              </w:rPr>
              <w:t>4.3.</w:t>
            </w:r>
            <w:r>
              <w:rPr>
                <w:rFonts w:eastAsiaTheme="minorEastAsia"/>
                <w:noProof/>
                <w:kern w:val="2"/>
                <w:sz w:val="24"/>
                <w:szCs w:val="24"/>
                <w:lang w:eastAsia="en-AU"/>
                <w14:ligatures w14:val="standardContextual"/>
              </w:rPr>
              <w:tab/>
            </w:r>
            <w:r w:rsidRPr="00D77F02">
              <w:rPr>
                <w:rStyle w:val="Hyperlink"/>
                <w:noProof/>
              </w:rPr>
              <w:t>NU25 Low Voltage System</w:t>
            </w:r>
            <w:r>
              <w:rPr>
                <w:noProof/>
                <w:webHidden/>
              </w:rPr>
              <w:tab/>
            </w:r>
            <w:r>
              <w:rPr>
                <w:noProof/>
                <w:webHidden/>
              </w:rPr>
              <w:fldChar w:fldCharType="begin"/>
            </w:r>
            <w:r>
              <w:rPr>
                <w:noProof/>
                <w:webHidden/>
              </w:rPr>
              <w:instrText xml:space="preserve"> PAGEREF _Toc218885848 \h </w:instrText>
            </w:r>
            <w:r>
              <w:rPr>
                <w:noProof/>
                <w:webHidden/>
              </w:rPr>
            </w:r>
            <w:r>
              <w:rPr>
                <w:noProof/>
                <w:webHidden/>
              </w:rPr>
              <w:fldChar w:fldCharType="separate"/>
            </w:r>
            <w:r>
              <w:rPr>
                <w:noProof/>
                <w:webHidden/>
              </w:rPr>
              <w:t>9</w:t>
            </w:r>
            <w:r>
              <w:rPr>
                <w:noProof/>
                <w:webHidden/>
              </w:rPr>
              <w:fldChar w:fldCharType="end"/>
            </w:r>
          </w:hyperlink>
        </w:p>
        <w:p w14:paraId="73284D3C" w14:textId="5EAAAB1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49" w:history="1">
            <w:r w:rsidRPr="00D77F02">
              <w:rPr>
                <w:rStyle w:val="Hyperlink"/>
                <w:noProof/>
              </w:rPr>
              <w:t>4.3.1.</w:t>
            </w:r>
            <w:r>
              <w:rPr>
                <w:rFonts w:eastAsiaTheme="minorEastAsia"/>
                <w:noProof/>
                <w:kern w:val="2"/>
                <w:sz w:val="24"/>
                <w:szCs w:val="24"/>
                <w:lang w:eastAsia="en-AU"/>
                <w14:ligatures w14:val="standardContextual"/>
              </w:rPr>
              <w:tab/>
            </w:r>
            <w:r w:rsidRPr="00D77F02">
              <w:rPr>
                <w:rStyle w:val="Hyperlink"/>
                <w:noProof/>
              </w:rPr>
              <w:t>Low Voltage System</w:t>
            </w:r>
            <w:r>
              <w:rPr>
                <w:noProof/>
                <w:webHidden/>
              </w:rPr>
              <w:tab/>
            </w:r>
            <w:r>
              <w:rPr>
                <w:noProof/>
                <w:webHidden/>
              </w:rPr>
              <w:fldChar w:fldCharType="begin"/>
            </w:r>
            <w:r>
              <w:rPr>
                <w:noProof/>
                <w:webHidden/>
              </w:rPr>
              <w:instrText xml:space="preserve"> PAGEREF _Toc218885849 \h </w:instrText>
            </w:r>
            <w:r>
              <w:rPr>
                <w:noProof/>
                <w:webHidden/>
              </w:rPr>
            </w:r>
            <w:r>
              <w:rPr>
                <w:noProof/>
                <w:webHidden/>
              </w:rPr>
              <w:fldChar w:fldCharType="separate"/>
            </w:r>
            <w:r>
              <w:rPr>
                <w:noProof/>
                <w:webHidden/>
              </w:rPr>
              <w:t>9</w:t>
            </w:r>
            <w:r>
              <w:rPr>
                <w:noProof/>
                <w:webHidden/>
              </w:rPr>
              <w:fldChar w:fldCharType="end"/>
            </w:r>
          </w:hyperlink>
        </w:p>
        <w:p w14:paraId="6C27EAB5" w14:textId="4C1B778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0" w:history="1">
            <w:r w:rsidRPr="00D77F02">
              <w:rPr>
                <w:rStyle w:val="Hyperlink"/>
                <w:noProof/>
              </w:rPr>
              <w:t>4.3.2.</w:t>
            </w:r>
            <w:r>
              <w:rPr>
                <w:rFonts w:eastAsiaTheme="minorEastAsia"/>
                <w:noProof/>
                <w:kern w:val="2"/>
                <w:sz w:val="24"/>
                <w:szCs w:val="24"/>
                <w:lang w:eastAsia="en-AU"/>
                <w14:ligatures w14:val="standardContextual"/>
              </w:rPr>
              <w:tab/>
            </w:r>
            <w:r w:rsidRPr="00D77F02">
              <w:rPr>
                <w:rStyle w:val="Hyperlink"/>
                <w:noProof/>
              </w:rPr>
              <w:t>Shutdown System</w:t>
            </w:r>
            <w:r>
              <w:rPr>
                <w:noProof/>
                <w:webHidden/>
              </w:rPr>
              <w:tab/>
            </w:r>
            <w:r>
              <w:rPr>
                <w:noProof/>
                <w:webHidden/>
              </w:rPr>
              <w:fldChar w:fldCharType="begin"/>
            </w:r>
            <w:r>
              <w:rPr>
                <w:noProof/>
                <w:webHidden/>
              </w:rPr>
              <w:instrText xml:space="preserve"> PAGEREF _Toc218885850 \h </w:instrText>
            </w:r>
            <w:r>
              <w:rPr>
                <w:noProof/>
                <w:webHidden/>
              </w:rPr>
            </w:r>
            <w:r>
              <w:rPr>
                <w:noProof/>
                <w:webHidden/>
              </w:rPr>
              <w:fldChar w:fldCharType="separate"/>
            </w:r>
            <w:r>
              <w:rPr>
                <w:noProof/>
                <w:webHidden/>
              </w:rPr>
              <w:t>10</w:t>
            </w:r>
            <w:r>
              <w:rPr>
                <w:noProof/>
                <w:webHidden/>
              </w:rPr>
              <w:fldChar w:fldCharType="end"/>
            </w:r>
          </w:hyperlink>
        </w:p>
        <w:p w14:paraId="526421F5" w14:textId="4495DC72"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1" w:history="1">
            <w:r w:rsidRPr="00D77F02">
              <w:rPr>
                <w:rStyle w:val="Hyperlink"/>
                <w:noProof/>
              </w:rPr>
              <w:t>4.3.3.</w:t>
            </w:r>
            <w:r>
              <w:rPr>
                <w:rFonts w:eastAsiaTheme="minorEastAsia"/>
                <w:noProof/>
                <w:kern w:val="2"/>
                <w:sz w:val="24"/>
                <w:szCs w:val="24"/>
                <w:lang w:eastAsia="en-AU"/>
                <w14:ligatures w14:val="standardContextual"/>
              </w:rPr>
              <w:tab/>
            </w:r>
            <w:r w:rsidRPr="00D77F02">
              <w:rPr>
                <w:rStyle w:val="Hyperlink"/>
                <w:noProof/>
              </w:rPr>
              <w:t>Live Telemetry</w:t>
            </w:r>
            <w:r>
              <w:rPr>
                <w:noProof/>
                <w:webHidden/>
              </w:rPr>
              <w:tab/>
            </w:r>
            <w:r>
              <w:rPr>
                <w:noProof/>
                <w:webHidden/>
              </w:rPr>
              <w:fldChar w:fldCharType="begin"/>
            </w:r>
            <w:r>
              <w:rPr>
                <w:noProof/>
                <w:webHidden/>
              </w:rPr>
              <w:instrText xml:space="preserve"> PAGEREF _Toc218885851 \h </w:instrText>
            </w:r>
            <w:r>
              <w:rPr>
                <w:noProof/>
                <w:webHidden/>
              </w:rPr>
            </w:r>
            <w:r>
              <w:rPr>
                <w:noProof/>
                <w:webHidden/>
              </w:rPr>
              <w:fldChar w:fldCharType="separate"/>
            </w:r>
            <w:r>
              <w:rPr>
                <w:noProof/>
                <w:webHidden/>
              </w:rPr>
              <w:t>10</w:t>
            </w:r>
            <w:r>
              <w:rPr>
                <w:noProof/>
                <w:webHidden/>
              </w:rPr>
              <w:fldChar w:fldCharType="end"/>
            </w:r>
          </w:hyperlink>
        </w:p>
        <w:p w14:paraId="667785C0" w14:textId="05A05425"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52" w:history="1">
            <w:r w:rsidRPr="00D77F02">
              <w:rPr>
                <w:rStyle w:val="Hyperlink"/>
                <w:noProof/>
              </w:rPr>
              <w:t>5.</w:t>
            </w:r>
            <w:r>
              <w:rPr>
                <w:rFonts w:eastAsiaTheme="minorEastAsia"/>
                <w:noProof/>
                <w:kern w:val="2"/>
                <w:sz w:val="24"/>
                <w:szCs w:val="24"/>
                <w:lang w:eastAsia="en-AU"/>
                <w14:ligatures w14:val="standardContextual"/>
              </w:rPr>
              <w:tab/>
            </w:r>
            <w:r w:rsidRPr="00D77F02">
              <w:rPr>
                <w:rStyle w:val="Hyperlink"/>
                <w:noProof/>
              </w:rPr>
              <w:t>Project Scope and Objectives</w:t>
            </w:r>
            <w:r>
              <w:rPr>
                <w:noProof/>
                <w:webHidden/>
              </w:rPr>
              <w:tab/>
            </w:r>
            <w:r>
              <w:rPr>
                <w:noProof/>
                <w:webHidden/>
              </w:rPr>
              <w:fldChar w:fldCharType="begin"/>
            </w:r>
            <w:r>
              <w:rPr>
                <w:noProof/>
                <w:webHidden/>
              </w:rPr>
              <w:instrText xml:space="preserve"> PAGEREF _Toc218885852 \h </w:instrText>
            </w:r>
            <w:r>
              <w:rPr>
                <w:noProof/>
                <w:webHidden/>
              </w:rPr>
            </w:r>
            <w:r>
              <w:rPr>
                <w:noProof/>
                <w:webHidden/>
              </w:rPr>
              <w:fldChar w:fldCharType="separate"/>
            </w:r>
            <w:r>
              <w:rPr>
                <w:noProof/>
                <w:webHidden/>
              </w:rPr>
              <w:t>11</w:t>
            </w:r>
            <w:r>
              <w:rPr>
                <w:noProof/>
                <w:webHidden/>
              </w:rPr>
              <w:fldChar w:fldCharType="end"/>
            </w:r>
          </w:hyperlink>
        </w:p>
        <w:p w14:paraId="1252F71C" w14:textId="1BBC599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3" w:history="1">
            <w:r w:rsidRPr="00D77F02">
              <w:rPr>
                <w:rStyle w:val="Hyperlink"/>
                <w:noProof/>
              </w:rPr>
              <w:t>5.1.</w:t>
            </w:r>
            <w:r>
              <w:rPr>
                <w:rFonts w:eastAsiaTheme="minorEastAsia"/>
                <w:noProof/>
                <w:kern w:val="2"/>
                <w:sz w:val="24"/>
                <w:szCs w:val="24"/>
                <w:lang w:eastAsia="en-AU"/>
                <w14:ligatures w14:val="standardContextual"/>
              </w:rPr>
              <w:tab/>
            </w:r>
            <w:r w:rsidRPr="00D77F02">
              <w:rPr>
                <w:rStyle w:val="Hyperlink"/>
                <w:noProof/>
              </w:rPr>
              <w:t>Original Project Scope</w:t>
            </w:r>
            <w:r>
              <w:rPr>
                <w:noProof/>
                <w:webHidden/>
              </w:rPr>
              <w:tab/>
            </w:r>
            <w:r>
              <w:rPr>
                <w:noProof/>
                <w:webHidden/>
              </w:rPr>
              <w:fldChar w:fldCharType="begin"/>
            </w:r>
            <w:r>
              <w:rPr>
                <w:noProof/>
                <w:webHidden/>
              </w:rPr>
              <w:instrText xml:space="preserve"> PAGEREF _Toc218885853 \h </w:instrText>
            </w:r>
            <w:r>
              <w:rPr>
                <w:noProof/>
                <w:webHidden/>
              </w:rPr>
            </w:r>
            <w:r>
              <w:rPr>
                <w:noProof/>
                <w:webHidden/>
              </w:rPr>
              <w:fldChar w:fldCharType="separate"/>
            </w:r>
            <w:r>
              <w:rPr>
                <w:noProof/>
                <w:webHidden/>
              </w:rPr>
              <w:t>11</w:t>
            </w:r>
            <w:r>
              <w:rPr>
                <w:noProof/>
                <w:webHidden/>
              </w:rPr>
              <w:fldChar w:fldCharType="end"/>
            </w:r>
          </w:hyperlink>
        </w:p>
        <w:p w14:paraId="13DEB747" w14:textId="08D760D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4" w:history="1">
            <w:r w:rsidRPr="00D77F02">
              <w:rPr>
                <w:rStyle w:val="Hyperlink"/>
                <w:noProof/>
              </w:rPr>
              <w:t>5.2.</w:t>
            </w:r>
            <w:r>
              <w:rPr>
                <w:rFonts w:eastAsiaTheme="minorEastAsia"/>
                <w:noProof/>
                <w:kern w:val="2"/>
                <w:sz w:val="24"/>
                <w:szCs w:val="24"/>
                <w:lang w:eastAsia="en-AU"/>
                <w14:ligatures w14:val="standardContextual"/>
              </w:rPr>
              <w:tab/>
            </w:r>
            <w:r w:rsidRPr="00D77F02">
              <w:rPr>
                <w:rStyle w:val="Hyperlink"/>
                <w:noProof/>
              </w:rPr>
              <w:t>Project Objectives and Success Criteria</w:t>
            </w:r>
            <w:r>
              <w:rPr>
                <w:noProof/>
                <w:webHidden/>
              </w:rPr>
              <w:tab/>
            </w:r>
            <w:r>
              <w:rPr>
                <w:noProof/>
                <w:webHidden/>
              </w:rPr>
              <w:fldChar w:fldCharType="begin"/>
            </w:r>
            <w:r>
              <w:rPr>
                <w:noProof/>
                <w:webHidden/>
              </w:rPr>
              <w:instrText xml:space="preserve"> PAGEREF _Toc218885854 \h </w:instrText>
            </w:r>
            <w:r>
              <w:rPr>
                <w:noProof/>
                <w:webHidden/>
              </w:rPr>
            </w:r>
            <w:r>
              <w:rPr>
                <w:noProof/>
                <w:webHidden/>
              </w:rPr>
              <w:fldChar w:fldCharType="separate"/>
            </w:r>
            <w:r>
              <w:rPr>
                <w:noProof/>
                <w:webHidden/>
              </w:rPr>
              <w:t>11</w:t>
            </w:r>
            <w:r>
              <w:rPr>
                <w:noProof/>
                <w:webHidden/>
              </w:rPr>
              <w:fldChar w:fldCharType="end"/>
            </w:r>
          </w:hyperlink>
        </w:p>
        <w:p w14:paraId="6229EAEB" w14:textId="5F8C60EF"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55" w:history="1">
            <w:r w:rsidRPr="00D77F02">
              <w:rPr>
                <w:rStyle w:val="Hyperlink"/>
                <w:noProof/>
              </w:rPr>
              <w:t>5.3.</w:t>
            </w:r>
            <w:r>
              <w:rPr>
                <w:rFonts w:eastAsiaTheme="minorEastAsia"/>
                <w:noProof/>
                <w:kern w:val="2"/>
                <w:sz w:val="24"/>
                <w:szCs w:val="24"/>
                <w:lang w:eastAsia="en-AU"/>
                <w14:ligatures w14:val="standardContextual"/>
              </w:rPr>
              <w:tab/>
            </w:r>
            <w:r w:rsidRPr="00D77F02">
              <w:rPr>
                <w:rStyle w:val="Hyperlink"/>
                <w:noProof/>
              </w:rPr>
              <w:t>Alignment with Team-Level Performance Goals</w:t>
            </w:r>
            <w:r>
              <w:rPr>
                <w:noProof/>
                <w:webHidden/>
              </w:rPr>
              <w:tab/>
            </w:r>
            <w:r>
              <w:rPr>
                <w:noProof/>
                <w:webHidden/>
              </w:rPr>
              <w:fldChar w:fldCharType="begin"/>
            </w:r>
            <w:r>
              <w:rPr>
                <w:noProof/>
                <w:webHidden/>
              </w:rPr>
              <w:instrText xml:space="preserve"> PAGEREF _Toc218885855 \h </w:instrText>
            </w:r>
            <w:r>
              <w:rPr>
                <w:noProof/>
                <w:webHidden/>
              </w:rPr>
            </w:r>
            <w:r>
              <w:rPr>
                <w:noProof/>
                <w:webHidden/>
              </w:rPr>
              <w:fldChar w:fldCharType="separate"/>
            </w:r>
            <w:r>
              <w:rPr>
                <w:noProof/>
                <w:webHidden/>
              </w:rPr>
              <w:t>12</w:t>
            </w:r>
            <w:r>
              <w:rPr>
                <w:noProof/>
                <w:webHidden/>
              </w:rPr>
              <w:fldChar w:fldCharType="end"/>
            </w:r>
          </w:hyperlink>
        </w:p>
        <w:p w14:paraId="7D262830" w14:textId="00ED41F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6" w:history="1">
            <w:r w:rsidRPr="00D77F02">
              <w:rPr>
                <w:rStyle w:val="Hyperlink"/>
                <w:noProof/>
              </w:rPr>
              <w:t>5.3.1.</w:t>
            </w:r>
            <w:r>
              <w:rPr>
                <w:rFonts w:eastAsiaTheme="minorEastAsia"/>
                <w:noProof/>
                <w:kern w:val="2"/>
                <w:sz w:val="24"/>
                <w:szCs w:val="24"/>
                <w:lang w:eastAsia="en-AU"/>
                <w14:ligatures w14:val="standardContextual"/>
              </w:rPr>
              <w:tab/>
            </w:r>
            <w:r w:rsidRPr="00D77F02">
              <w:rPr>
                <w:rStyle w:val="Hyperlink"/>
                <w:noProof/>
              </w:rPr>
              <w:t>‘Evolution not revolution’</w:t>
            </w:r>
            <w:r>
              <w:rPr>
                <w:noProof/>
                <w:webHidden/>
              </w:rPr>
              <w:tab/>
            </w:r>
            <w:r>
              <w:rPr>
                <w:noProof/>
                <w:webHidden/>
              </w:rPr>
              <w:fldChar w:fldCharType="begin"/>
            </w:r>
            <w:r>
              <w:rPr>
                <w:noProof/>
                <w:webHidden/>
              </w:rPr>
              <w:instrText xml:space="preserve"> PAGEREF _Toc218885856 \h </w:instrText>
            </w:r>
            <w:r>
              <w:rPr>
                <w:noProof/>
                <w:webHidden/>
              </w:rPr>
            </w:r>
            <w:r>
              <w:rPr>
                <w:noProof/>
                <w:webHidden/>
              </w:rPr>
              <w:fldChar w:fldCharType="separate"/>
            </w:r>
            <w:r>
              <w:rPr>
                <w:noProof/>
                <w:webHidden/>
              </w:rPr>
              <w:t>12</w:t>
            </w:r>
            <w:r>
              <w:rPr>
                <w:noProof/>
                <w:webHidden/>
              </w:rPr>
              <w:fldChar w:fldCharType="end"/>
            </w:r>
          </w:hyperlink>
        </w:p>
        <w:p w14:paraId="3BE0AC14" w14:textId="55F7050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7" w:history="1">
            <w:r w:rsidRPr="00D77F02">
              <w:rPr>
                <w:rStyle w:val="Hyperlink"/>
                <w:noProof/>
              </w:rPr>
              <w:t>5.3.2.</w:t>
            </w:r>
            <w:r>
              <w:rPr>
                <w:rFonts w:eastAsiaTheme="minorEastAsia"/>
                <w:noProof/>
                <w:kern w:val="2"/>
                <w:sz w:val="24"/>
                <w:szCs w:val="24"/>
                <w:lang w:eastAsia="en-AU"/>
                <w14:ligatures w14:val="standardContextual"/>
              </w:rPr>
              <w:tab/>
            </w:r>
            <w:r w:rsidRPr="00D77F02">
              <w:rPr>
                <w:rStyle w:val="Hyperlink"/>
                <w:noProof/>
              </w:rPr>
              <w:t>Validation</w:t>
            </w:r>
            <w:r>
              <w:rPr>
                <w:noProof/>
                <w:webHidden/>
              </w:rPr>
              <w:tab/>
            </w:r>
            <w:r>
              <w:rPr>
                <w:noProof/>
                <w:webHidden/>
              </w:rPr>
              <w:fldChar w:fldCharType="begin"/>
            </w:r>
            <w:r>
              <w:rPr>
                <w:noProof/>
                <w:webHidden/>
              </w:rPr>
              <w:instrText xml:space="preserve"> PAGEREF _Toc218885857 \h </w:instrText>
            </w:r>
            <w:r>
              <w:rPr>
                <w:noProof/>
                <w:webHidden/>
              </w:rPr>
            </w:r>
            <w:r>
              <w:rPr>
                <w:noProof/>
                <w:webHidden/>
              </w:rPr>
              <w:fldChar w:fldCharType="separate"/>
            </w:r>
            <w:r>
              <w:rPr>
                <w:noProof/>
                <w:webHidden/>
              </w:rPr>
              <w:t>13</w:t>
            </w:r>
            <w:r>
              <w:rPr>
                <w:noProof/>
                <w:webHidden/>
              </w:rPr>
              <w:fldChar w:fldCharType="end"/>
            </w:r>
          </w:hyperlink>
        </w:p>
        <w:p w14:paraId="353651CF" w14:textId="3AF1392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8" w:history="1">
            <w:r w:rsidRPr="00D77F02">
              <w:rPr>
                <w:rStyle w:val="Hyperlink"/>
                <w:noProof/>
              </w:rPr>
              <w:t>5.3.3.</w:t>
            </w:r>
            <w:r>
              <w:rPr>
                <w:rFonts w:eastAsiaTheme="minorEastAsia"/>
                <w:noProof/>
                <w:kern w:val="2"/>
                <w:sz w:val="24"/>
                <w:szCs w:val="24"/>
                <w:lang w:eastAsia="en-AU"/>
                <w14:ligatures w14:val="standardContextual"/>
              </w:rPr>
              <w:tab/>
            </w:r>
            <w:r w:rsidRPr="00D77F02">
              <w:rPr>
                <w:rStyle w:val="Hyperlink"/>
                <w:noProof/>
              </w:rPr>
              <w:t>Reliability</w:t>
            </w:r>
            <w:r>
              <w:rPr>
                <w:noProof/>
                <w:webHidden/>
              </w:rPr>
              <w:tab/>
            </w:r>
            <w:r>
              <w:rPr>
                <w:noProof/>
                <w:webHidden/>
              </w:rPr>
              <w:fldChar w:fldCharType="begin"/>
            </w:r>
            <w:r>
              <w:rPr>
                <w:noProof/>
                <w:webHidden/>
              </w:rPr>
              <w:instrText xml:space="preserve"> PAGEREF _Toc218885858 \h </w:instrText>
            </w:r>
            <w:r>
              <w:rPr>
                <w:noProof/>
                <w:webHidden/>
              </w:rPr>
            </w:r>
            <w:r>
              <w:rPr>
                <w:noProof/>
                <w:webHidden/>
              </w:rPr>
              <w:fldChar w:fldCharType="separate"/>
            </w:r>
            <w:r>
              <w:rPr>
                <w:noProof/>
                <w:webHidden/>
              </w:rPr>
              <w:t>13</w:t>
            </w:r>
            <w:r>
              <w:rPr>
                <w:noProof/>
                <w:webHidden/>
              </w:rPr>
              <w:fldChar w:fldCharType="end"/>
            </w:r>
          </w:hyperlink>
        </w:p>
        <w:p w14:paraId="7FED442B" w14:textId="06D9510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59" w:history="1">
            <w:r w:rsidRPr="00D77F02">
              <w:rPr>
                <w:rStyle w:val="Hyperlink"/>
                <w:noProof/>
              </w:rPr>
              <w:t>5.3.4.</w:t>
            </w:r>
            <w:r>
              <w:rPr>
                <w:rFonts w:eastAsiaTheme="minorEastAsia"/>
                <w:noProof/>
                <w:kern w:val="2"/>
                <w:sz w:val="24"/>
                <w:szCs w:val="24"/>
                <w:lang w:eastAsia="en-AU"/>
                <w14:ligatures w14:val="standardContextual"/>
              </w:rPr>
              <w:tab/>
            </w:r>
            <w:r w:rsidRPr="00D77F02">
              <w:rPr>
                <w:rStyle w:val="Hyperlink"/>
                <w:noProof/>
              </w:rPr>
              <w:t>Serviceability</w:t>
            </w:r>
            <w:r>
              <w:rPr>
                <w:noProof/>
                <w:webHidden/>
              </w:rPr>
              <w:tab/>
            </w:r>
            <w:r>
              <w:rPr>
                <w:noProof/>
                <w:webHidden/>
              </w:rPr>
              <w:fldChar w:fldCharType="begin"/>
            </w:r>
            <w:r>
              <w:rPr>
                <w:noProof/>
                <w:webHidden/>
              </w:rPr>
              <w:instrText xml:space="preserve"> PAGEREF _Toc218885859 \h </w:instrText>
            </w:r>
            <w:r>
              <w:rPr>
                <w:noProof/>
                <w:webHidden/>
              </w:rPr>
            </w:r>
            <w:r>
              <w:rPr>
                <w:noProof/>
                <w:webHidden/>
              </w:rPr>
              <w:fldChar w:fldCharType="separate"/>
            </w:r>
            <w:r>
              <w:rPr>
                <w:noProof/>
                <w:webHidden/>
              </w:rPr>
              <w:t>14</w:t>
            </w:r>
            <w:r>
              <w:rPr>
                <w:noProof/>
                <w:webHidden/>
              </w:rPr>
              <w:fldChar w:fldCharType="end"/>
            </w:r>
          </w:hyperlink>
        </w:p>
        <w:p w14:paraId="4C5D1AE2" w14:textId="5DEB2C8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0" w:history="1">
            <w:r w:rsidRPr="00D77F02">
              <w:rPr>
                <w:rStyle w:val="Hyperlink"/>
                <w:noProof/>
              </w:rPr>
              <w:t>5.3.5.</w:t>
            </w:r>
            <w:r>
              <w:rPr>
                <w:rFonts w:eastAsiaTheme="minorEastAsia"/>
                <w:noProof/>
                <w:kern w:val="2"/>
                <w:sz w:val="24"/>
                <w:szCs w:val="24"/>
                <w:lang w:eastAsia="en-AU"/>
                <w14:ligatures w14:val="standardContextual"/>
              </w:rPr>
              <w:tab/>
            </w:r>
            <w:r w:rsidRPr="00D77F02">
              <w:rPr>
                <w:rStyle w:val="Hyperlink"/>
                <w:noProof/>
              </w:rPr>
              <w:t>Self-documenting systems</w:t>
            </w:r>
            <w:r>
              <w:rPr>
                <w:noProof/>
                <w:webHidden/>
              </w:rPr>
              <w:tab/>
            </w:r>
            <w:r>
              <w:rPr>
                <w:noProof/>
                <w:webHidden/>
              </w:rPr>
              <w:fldChar w:fldCharType="begin"/>
            </w:r>
            <w:r>
              <w:rPr>
                <w:noProof/>
                <w:webHidden/>
              </w:rPr>
              <w:instrText xml:space="preserve"> PAGEREF _Toc218885860 \h </w:instrText>
            </w:r>
            <w:r>
              <w:rPr>
                <w:noProof/>
                <w:webHidden/>
              </w:rPr>
            </w:r>
            <w:r>
              <w:rPr>
                <w:noProof/>
                <w:webHidden/>
              </w:rPr>
              <w:fldChar w:fldCharType="separate"/>
            </w:r>
            <w:r>
              <w:rPr>
                <w:noProof/>
                <w:webHidden/>
              </w:rPr>
              <w:t>14</w:t>
            </w:r>
            <w:r>
              <w:rPr>
                <w:noProof/>
                <w:webHidden/>
              </w:rPr>
              <w:fldChar w:fldCharType="end"/>
            </w:r>
          </w:hyperlink>
        </w:p>
        <w:p w14:paraId="2ADD3448" w14:textId="7FCDDDC0"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1" w:history="1">
            <w:r w:rsidRPr="00D77F02">
              <w:rPr>
                <w:rStyle w:val="Hyperlink"/>
                <w:noProof/>
              </w:rPr>
              <w:t>5.3.6.</w:t>
            </w:r>
            <w:r>
              <w:rPr>
                <w:rFonts w:eastAsiaTheme="minorEastAsia"/>
                <w:noProof/>
                <w:kern w:val="2"/>
                <w:sz w:val="24"/>
                <w:szCs w:val="24"/>
                <w:lang w:eastAsia="en-AU"/>
                <w14:ligatures w14:val="standardContextual"/>
              </w:rPr>
              <w:tab/>
            </w:r>
            <w:r w:rsidRPr="00D77F02">
              <w:rPr>
                <w:rStyle w:val="Hyperlink"/>
                <w:noProof/>
              </w:rPr>
              <w:t>Sustainability</w:t>
            </w:r>
            <w:r>
              <w:rPr>
                <w:noProof/>
                <w:webHidden/>
              </w:rPr>
              <w:tab/>
            </w:r>
            <w:r>
              <w:rPr>
                <w:noProof/>
                <w:webHidden/>
              </w:rPr>
              <w:fldChar w:fldCharType="begin"/>
            </w:r>
            <w:r>
              <w:rPr>
                <w:noProof/>
                <w:webHidden/>
              </w:rPr>
              <w:instrText xml:space="preserve"> PAGEREF _Toc218885861 \h </w:instrText>
            </w:r>
            <w:r>
              <w:rPr>
                <w:noProof/>
                <w:webHidden/>
              </w:rPr>
            </w:r>
            <w:r>
              <w:rPr>
                <w:noProof/>
                <w:webHidden/>
              </w:rPr>
              <w:fldChar w:fldCharType="separate"/>
            </w:r>
            <w:r>
              <w:rPr>
                <w:noProof/>
                <w:webHidden/>
              </w:rPr>
              <w:t>15</w:t>
            </w:r>
            <w:r>
              <w:rPr>
                <w:noProof/>
                <w:webHidden/>
              </w:rPr>
              <w:fldChar w:fldCharType="end"/>
            </w:r>
          </w:hyperlink>
        </w:p>
        <w:p w14:paraId="032B8261" w14:textId="6333E62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2" w:history="1">
            <w:r w:rsidRPr="00D77F02">
              <w:rPr>
                <w:rStyle w:val="Hyperlink"/>
                <w:noProof/>
              </w:rPr>
              <w:t>5.3.7.</w:t>
            </w:r>
            <w:r>
              <w:rPr>
                <w:rFonts w:eastAsiaTheme="minorEastAsia"/>
                <w:noProof/>
                <w:kern w:val="2"/>
                <w:sz w:val="24"/>
                <w:szCs w:val="24"/>
                <w:lang w:eastAsia="en-AU"/>
                <w14:ligatures w14:val="standardContextual"/>
              </w:rPr>
              <w:tab/>
            </w:r>
            <w:r w:rsidRPr="00D77F02">
              <w:rPr>
                <w:rStyle w:val="Hyperlink"/>
                <w:noProof/>
              </w:rPr>
              <w:t>Positive team culture</w:t>
            </w:r>
            <w:r>
              <w:rPr>
                <w:noProof/>
                <w:webHidden/>
              </w:rPr>
              <w:tab/>
            </w:r>
            <w:r>
              <w:rPr>
                <w:noProof/>
                <w:webHidden/>
              </w:rPr>
              <w:fldChar w:fldCharType="begin"/>
            </w:r>
            <w:r>
              <w:rPr>
                <w:noProof/>
                <w:webHidden/>
              </w:rPr>
              <w:instrText xml:space="preserve"> PAGEREF _Toc218885862 \h </w:instrText>
            </w:r>
            <w:r>
              <w:rPr>
                <w:noProof/>
                <w:webHidden/>
              </w:rPr>
            </w:r>
            <w:r>
              <w:rPr>
                <w:noProof/>
                <w:webHidden/>
              </w:rPr>
              <w:fldChar w:fldCharType="separate"/>
            </w:r>
            <w:r>
              <w:rPr>
                <w:noProof/>
                <w:webHidden/>
              </w:rPr>
              <w:t>15</w:t>
            </w:r>
            <w:r>
              <w:rPr>
                <w:noProof/>
                <w:webHidden/>
              </w:rPr>
              <w:fldChar w:fldCharType="end"/>
            </w:r>
          </w:hyperlink>
        </w:p>
        <w:p w14:paraId="37357D02" w14:textId="02D7A0AC"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63" w:history="1">
            <w:r w:rsidRPr="00D77F02">
              <w:rPr>
                <w:rStyle w:val="Hyperlink"/>
                <w:noProof/>
              </w:rPr>
              <w:t>6.</w:t>
            </w:r>
            <w:r>
              <w:rPr>
                <w:rFonts w:eastAsiaTheme="minorEastAsia"/>
                <w:noProof/>
                <w:kern w:val="2"/>
                <w:sz w:val="24"/>
                <w:szCs w:val="24"/>
                <w:lang w:eastAsia="en-AU"/>
                <w14:ligatures w14:val="standardContextual"/>
              </w:rPr>
              <w:tab/>
            </w:r>
            <w:r w:rsidRPr="00D77F02">
              <w:rPr>
                <w:rStyle w:val="Hyperlink"/>
                <w:noProof/>
              </w:rPr>
              <w:t>Project Context and Constraints</w:t>
            </w:r>
            <w:r>
              <w:rPr>
                <w:noProof/>
                <w:webHidden/>
              </w:rPr>
              <w:tab/>
            </w:r>
            <w:r>
              <w:rPr>
                <w:noProof/>
                <w:webHidden/>
              </w:rPr>
              <w:fldChar w:fldCharType="begin"/>
            </w:r>
            <w:r>
              <w:rPr>
                <w:noProof/>
                <w:webHidden/>
              </w:rPr>
              <w:instrText xml:space="preserve"> PAGEREF _Toc218885863 \h </w:instrText>
            </w:r>
            <w:r>
              <w:rPr>
                <w:noProof/>
                <w:webHidden/>
              </w:rPr>
            </w:r>
            <w:r>
              <w:rPr>
                <w:noProof/>
                <w:webHidden/>
              </w:rPr>
              <w:fldChar w:fldCharType="separate"/>
            </w:r>
            <w:r>
              <w:rPr>
                <w:noProof/>
                <w:webHidden/>
              </w:rPr>
              <w:t>16</w:t>
            </w:r>
            <w:r>
              <w:rPr>
                <w:noProof/>
                <w:webHidden/>
              </w:rPr>
              <w:fldChar w:fldCharType="end"/>
            </w:r>
          </w:hyperlink>
        </w:p>
        <w:p w14:paraId="1A09914B" w14:textId="7D2C05E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4" w:history="1">
            <w:r w:rsidRPr="00D77F02">
              <w:rPr>
                <w:rStyle w:val="Hyperlink"/>
                <w:noProof/>
              </w:rPr>
              <w:t>6.1.</w:t>
            </w:r>
            <w:r>
              <w:rPr>
                <w:rFonts w:eastAsiaTheme="minorEastAsia"/>
                <w:noProof/>
                <w:kern w:val="2"/>
                <w:sz w:val="24"/>
                <w:szCs w:val="24"/>
                <w:lang w:eastAsia="en-AU"/>
                <w14:ligatures w14:val="standardContextual"/>
              </w:rPr>
              <w:tab/>
            </w:r>
            <w:r w:rsidRPr="00D77F02">
              <w:rPr>
                <w:rStyle w:val="Hyperlink"/>
                <w:noProof/>
              </w:rPr>
              <w:t>Team Structure and Leadership Interfaces</w:t>
            </w:r>
            <w:r>
              <w:rPr>
                <w:noProof/>
                <w:webHidden/>
              </w:rPr>
              <w:tab/>
            </w:r>
            <w:r>
              <w:rPr>
                <w:noProof/>
                <w:webHidden/>
              </w:rPr>
              <w:fldChar w:fldCharType="begin"/>
            </w:r>
            <w:r>
              <w:rPr>
                <w:noProof/>
                <w:webHidden/>
              </w:rPr>
              <w:instrText xml:space="preserve"> PAGEREF _Toc218885864 \h </w:instrText>
            </w:r>
            <w:r>
              <w:rPr>
                <w:noProof/>
                <w:webHidden/>
              </w:rPr>
            </w:r>
            <w:r>
              <w:rPr>
                <w:noProof/>
                <w:webHidden/>
              </w:rPr>
              <w:fldChar w:fldCharType="separate"/>
            </w:r>
            <w:r>
              <w:rPr>
                <w:noProof/>
                <w:webHidden/>
              </w:rPr>
              <w:t>16</w:t>
            </w:r>
            <w:r>
              <w:rPr>
                <w:noProof/>
                <w:webHidden/>
              </w:rPr>
              <w:fldChar w:fldCharType="end"/>
            </w:r>
          </w:hyperlink>
        </w:p>
        <w:p w14:paraId="7C17B35F" w14:textId="1248E50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5" w:history="1">
            <w:r w:rsidRPr="00D77F02">
              <w:rPr>
                <w:rStyle w:val="Hyperlink"/>
                <w:noProof/>
              </w:rPr>
              <w:t>6.1.1.</w:t>
            </w:r>
            <w:r>
              <w:rPr>
                <w:rFonts w:eastAsiaTheme="minorEastAsia"/>
                <w:noProof/>
                <w:kern w:val="2"/>
                <w:sz w:val="24"/>
                <w:szCs w:val="24"/>
                <w:lang w:eastAsia="en-AU"/>
                <w14:ligatures w14:val="standardContextual"/>
              </w:rPr>
              <w:tab/>
            </w:r>
            <w:r w:rsidRPr="00D77F02">
              <w:rPr>
                <w:rStyle w:val="Hyperlink"/>
                <w:noProof/>
              </w:rPr>
              <w:t>Team Structure</w:t>
            </w:r>
            <w:r>
              <w:rPr>
                <w:noProof/>
                <w:webHidden/>
              </w:rPr>
              <w:tab/>
            </w:r>
            <w:r>
              <w:rPr>
                <w:noProof/>
                <w:webHidden/>
              </w:rPr>
              <w:fldChar w:fldCharType="begin"/>
            </w:r>
            <w:r>
              <w:rPr>
                <w:noProof/>
                <w:webHidden/>
              </w:rPr>
              <w:instrText xml:space="preserve"> PAGEREF _Toc218885865 \h </w:instrText>
            </w:r>
            <w:r>
              <w:rPr>
                <w:noProof/>
                <w:webHidden/>
              </w:rPr>
            </w:r>
            <w:r>
              <w:rPr>
                <w:noProof/>
                <w:webHidden/>
              </w:rPr>
              <w:fldChar w:fldCharType="separate"/>
            </w:r>
            <w:r>
              <w:rPr>
                <w:noProof/>
                <w:webHidden/>
              </w:rPr>
              <w:t>16</w:t>
            </w:r>
            <w:r>
              <w:rPr>
                <w:noProof/>
                <w:webHidden/>
              </w:rPr>
              <w:fldChar w:fldCharType="end"/>
            </w:r>
          </w:hyperlink>
        </w:p>
        <w:p w14:paraId="34494E81" w14:textId="7DABA31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6" w:history="1">
            <w:r w:rsidRPr="00D77F02">
              <w:rPr>
                <w:rStyle w:val="Hyperlink"/>
                <w:noProof/>
              </w:rPr>
              <w:t>6.1.2.</w:t>
            </w:r>
            <w:r>
              <w:rPr>
                <w:rFonts w:eastAsiaTheme="minorEastAsia"/>
                <w:noProof/>
                <w:kern w:val="2"/>
                <w:sz w:val="24"/>
                <w:szCs w:val="24"/>
                <w:lang w:eastAsia="en-AU"/>
                <w14:ligatures w14:val="standardContextual"/>
              </w:rPr>
              <w:tab/>
            </w:r>
            <w:r w:rsidRPr="00D77F02">
              <w:rPr>
                <w:rStyle w:val="Hyperlink"/>
                <w:noProof/>
              </w:rPr>
              <w:t>Leadership Interfaces</w:t>
            </w:r>
            <w:r>
              <w:rPr>
                <w:noProof/>
                <w:webHidden/>
              </w:rPr>
              <w:tab/>
            </w:r>
            <w:r>
              <w:rPr>
                <w:noProof/>
                <w:webHidden/>
              </w:rPr>
              <w:fldChar w:fldCharType="begin"/>
            </w:r>
            <w:r>
              <w:rPr>
                <w:noProof/>
                <w:webHidden/>
              </w:rPr>
              <w:instrText xml:space="preserve"> PAGEREF _Toc218885866 \h </w:instrText>
            </w:r>
            <w:r>
              <w:rPr>
                <w:noProof/>
                <w:webHidden/>
              </w:rPr>
            </w:r>
            <w:r>
              <w:rPr>
                <w:noProof/>
                <w:webHidden/>
              </w:rPr>
              <w:fldChar w:fldCharType="separate"/>
            </w:r>
            <w:r>
              <w:rPr>
                <w:noProof/>
                <w:webHidden/>
              </w:rPr>
              <w:t>16</w:t>
            </w:r>
            <w:r>
              <w:rPr>
                <w:noProof/>
                <w:webHidden/>
              </w:rPr>
              <w:fldChar w:fldCharType="end"/>
            </w:r>
          </w:hyperlink>
        </w:p>
        <w:p w14:paraId="7B55829A" w14:textId="57DE2F7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7" w:history="1">
            <w:r w:rsidRPr="00D77F02">
              <w:rPr>
                <w:rStyle w:val="Hyperlink"/>
                <w:noProof/>
              </w:rPr>
              <w:t>6.2.</w:t>
            </w:r>
            <w:r>
              <w:rPr>
                <w:rFonts w:eastAsiaTheme="minorEastAsia"/>
                <w:noProof/>
                <w:kern w:val="2"/>
                <w:sz w:val="24"/>
                <w:szCs w:val="24"/>
                <w:lang w:eastAsia="en-AU"/>
                <w14:ligatures w14:val="standardContextual"/>
              </w:rPr>
              <w:tab/>
            </w:r>
            <w:r w:rsidRPr="00D77F02">
              <w:rPr>
                <w:rStyle w:val="Hyperlink"/>
                <w:noProof/>
              </w:rPr>
              <w:t>Regulatory and Competition Constraints (FSAE-A Rules)</w:t>
            </w:r>
            <w:r>
              <w:rPr>
                <w:noProof/>
                <w:webHidden/>
              </w:rPr>
              <w:tab/>
            </w:r>
            <w:r>
              <w:rPr>
                <w:noProof/>
                <w:webHidden/>
              </w:rPr>
              <w:fldChar w:fldCharType="begin"/>
            </w:r>
            <w:r>
              <w:rPr>
                <w:noProof/>
                <w:webHidden/>
              </w:rPr>
              <w:instrText xml:space="preserve"> PAGEREF _Toc218885867 \h </w:instrText>
            </w:r>
            <w:r>
              <w:rPr>
                <w:noProof/>
                <w:webHidden/>
              </w:rPr>
            </w:r>
            <w:r>
              <w:rPr>
                <w:noProof/>
                <w:webHidden/>
              </w:rPr>
              <w:fldChar w:fldCharType="separate"/>
            </w:r>
            <w:r>
              <w:rPr>
                <w:noProof/>
                <w:webHidden/>
              </w:rPr>
              <w:t>18</w:t>
            </w:r>
            <w:r>
              <w:rPr>
                <w:noProof/>
                <w:webHidden/>
              </w:rPr>
              <w:fldChar w:fldCharType="end"/>
            </w:r>
          </w:hyperlink>
        </w:p>
        <w:p w14:paraId="1A8042B0" w14:textId="1A2F9FE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68" w:history="1">
            <w:r w:rsidRPr="00D77F02">
              <w:rPr>
                <w:rStyle w:val="Hyperlink"/>
                <w:noProof/>
              </w:rPr>
              <w:t>6.3.</w:t>
            </w:r>
            <w:r>
              <w:rPr>
                <w:rFonts w:eastAsiaTheme="minorEastAsia"/>
                <w:noProof/>
                <w:kern w:val="2"/>
                <w:sz w:val="24"/>
                <w:szCs w:val="24"/>
                <w:lang w:eastAsia="en-AU"/>
                <w14:ligatures w14:val="standardContextual"/>
              </w:rPr>
              <w:tab/>
            </w:r>
            <w:r w:rsidRPr="00D77F02">
              <w:rPr>
                <w:rStyle w:val="Hyperlink"/>
                <w:noProof/>
              </w:rPr>
              <w:t>Time, Resource, and Budget Constraints</w:t>
            </w:r>
            <w:r>
              <w:rPr>
                <w:noProof/>
                <w:webHidden/>
              </w:rPr>
              <w:tab/>
            </w:r>
            <w:r>
              <w:rPr>
                <w:noProof/>
                <w:webHidden/>
              </w:rPr>
              <w:fldChar w:fldCharType="begin"/>
            </w:r>
            <w:r>
              <w:rPr>
                <w:noProof/>
                <w:webHidden/>
              </w:rPr>
              <w:instrText xml:space="preserve"> PAGEREF _Toc218885868 \h </w:instrText>
            </w:r>
            <w:r>
              <w:rPr>
                <w:noProof/>
                <w:webHidden/>
              </w:rPr>
            </w:r>
            <w:r>
              <w:rPr>
                <w:noProof/>
                <w:webHidden/>
              </w:rPr>
              <w:fldChar w:fldCharType="separate"/>
            </w:r>
            <w:r>
              <w:rPr>
                <w:noProof/>
                <w:webHidden/>
              </w:rPr>
              <w:t>19</w:t>
            </w:r>
            <w:r>
              <w:rPr>
                <w:noProof/>
                <w:webHidden/>
              </w:rPr>
              <w:fldChar w:fldCharType="end"/>
            </w:r>
          </w:hyperlink>
        </w:p>
        <w:p w14:paraId="458B0D6A" w14:textId="50D01A5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69" w:history="1">
            <w:r w:rsidRPr="00D77F02">
              <w:rPr>
                <w:rStyle w:val="Hyperlink"/>
                <w:noProof/>
              </w:rPr>
              <w:t>6.3.1.</w:t>
            </w:r>
            <w:r>
              <w:rPr>
                <w:rFonts w:eastAsiaTheme="minorEastAsia"/>
                <w:noProof/>
                <w:kern w:val="2"/>
                <w:sz w:val="24"/>
                <w:szCs w:val="24"/>
                <w:lang w:eastAsia="en-AU"/>
                <w14:ligatures w14:val="standardContextual"/>
              </w:rPr>
              <w:tab/>
            </w:r>
            <w:r w:rsidRPr="00D77F02">
              <w:rPr>
                <w:rStyle w:val="Hyperlink"/>
                <w:noProof/>
              </w:rPr>
              <w:t>Resource Constraints</w:t>
            </w:r>
            <w:r>
              <w:rPr>
                <w:noProof/>
                <w:webHidden/>
              </w:rPr>
              <w:tab/>
            </w:r>
            <w:r>
              <w:rPr>
                <w:noProof/>
                <w:webHidden/>
              </w:rPr>
              <w:fldChar w:fldCharType="begin"/>
            </w:r>
            <w:r>
              <w:rPr>
                <w:noProof/>
                <w:webHidden/>
              </w:rPr>
              <w:instrText xml:space="preserve"> PAGEREF _Toc218885869 \h </w:instrText>
            </w:r>
            <w:r>
              <w:rPr>
                <w:noProof/>
                <w:webHidden/>
              </w:rPr>
            </w:r>
            <w:r>
              <w:rPr>
                <w:noProof/>
                <w:webHidden/>
              </w:rPr>
              <w:fldChar w:fldCharType="separate"/>
            </w:r>
            <w:r>
              <w:rPr>
                <w:noProof/>
                <w:webHidden/>
              </w:rPr>
              <w:t>19</w:t>
            </w:r>
            <w:r>
              <w:rPr>
                <w:noProof/>
                <w:webHidden/>
              </w:rPr>
              <w:fldChar w:fldCharType="end"/>
            </w:r>
          </w:hyperlink>
        </w:p>
        <w:p w14:paraId="028E6D2F" w14:textId="28B36E52"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0" w:history="1">
            <w:r w:rsidRPr="00D77F02">
              <w:rPr>
                <w:rStyle w:val="Hyperlink"/>
                <w:noProof/>
              </w:rPr>
              <w:t>6.3.2.</w:t>
            </w:r>
            <w:r>
              <w:rPr>
                <w:rFonts w:eastAsiaTheme="minorEastAsia"/>
                <w:noProof/>
                <w:kern w:val="2"/>
                <w:sz w:val="24"/>
                <w:szCs w:val="24"/>
                <w:lang w:eastAsia="en-AU"/>
                <w14:ligatures w14:val="standardContextual"/>
              </w:rPr>
              <w:tab/>
            </w:r>
            <w:r w:rsidRPr="00D77F02">
              <w:rPr>
                <w:rStyle w:val="Hyperlink"/>
                <w:noProof/>
              </w:rPr>
              <w:t>Budget Constraints</w:t>
            </w:r>
            <w:r>
              <w:rPr>
                <w:noProof/>
                <w:webHidden/>
              </w:rPr>
              <w:tab/>
            </w:r>
            <w:r>
              <w:rPr>
                <w:noProof/>
                <w:webHidden/>
              </w:rPr>
              <w:fldChar w:fldCharType="begin"/>
            </w:r>
            <w:r>
              <w:rPr>
                <w:noProof/>
                <w:webHidden/>
              </w:rPr>
              <w:instrText xml:space="preserve"> PAGEREF _Toc218885870 \h </w:instrText>
            </w:r>
            <w:r>
              <w:rPr>
                <w:noProof/>
                <w:webHidden/>
              </w:rPr>
            </w:r>
            <w:r>
              <w:rPr>
                <w:noProof/>
                <w:webHidden/>
              </w:rPr>
              <w:fldChar w:fldCharType="separate"/>
            </w:r>
            <w:r>
              <w:rPr>
                <w:noProof/>
                <w:webHidden/>
              </w:rPr>
              <w:t>19</w:t>
            </w:r>
            <w:r>
              <w:rPr>
                <w:noProof/>
                <w:webHidden/>
              </w:rPr>
              <w:fldChar w:fldCharType="end"/>
            </w:r>
          </w:hyperlink>
        </w:p>
        <w:p w14:paraId="2CFF571A" w14:textId="2AF5252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1" w:history="1">
            <w:r w:rsidRPr="00D77F02">
              <w:rPr>
                <w:rStyle w:val="Hyperlink"/>
                <w:noProof/>
              </w:rPr>
              <w:t>6.3.3.</w:t>
            </w:r>
            <w:r>
              <w:rPr>
                <w:rFonts w:eastAsiaTheme="minorEastAsia"/>
                <w:noProof/>
                <w:kern w:val="2"/>
                <w:sz w:val="24"/>
                <w:szCs w:val="24"/>
                <w:lang w:eastAsia="en-AU"/>
                <w14:ligatures w14:val="standardContextual"/>
              </w:rPr>
              <w:tab/>
            </w:r>
            <w:r w:rsidRPr="00D77F02">
              <w:rPr>
                <w:rStyle w:val="Hyperlink"/>
                <w:noProof/>
              </w:rPr>
              <w:t>Timeline Constraints</w:t>
            </w:r>
            <w:r>
              <w:rPr>
                <w:noProof/>
                <w:webHidden/>
              </w:rPr>
              <w:tab/>
            </w:r>
            <w:r>
              <w:rPr>
                <w:noProof/>
                <w:webHidden/>
              </w:rPr>
              <w:fldChar w:fldCharType="begin"/>
            </w:r>
            <w:r>
              <w:rPr>
                <w:noProof/>
                <w:webHidden/>
              </w:rPr>
              <w:instrText xml:space="preserve"> PAGEREF _Toc218885871 \h </w:instrText>
            </w:r>
            <w:r>
              <w:rPr>
                <w:noProof/>
                <w:webHidden/>
              </w:rPr>
            </w:r>
            <w:r>
              <w:rPr>
                <w:noProof/>
                <w:webHidden/>
              </w:rPr>
              <w:fldChar w:fldCharType="separate"/>
            </w:r>
            <w:r>
              <w:rPr>
                <w:noProof/>
                <w:webHidden/>
              </w:rPr>
              <w:t>20</w:t>
            </w:r>
            <w:r>
              <w:rPr>
                <w:noProof/>
                <w:webHidden/>
              </w:rPr>
              <w:fldChar w:fldCharType="end"/>
            </w:r>
          </w:hyperlink>
        </w:p>
        <w:p w14:paraId="5ABD4EAC" w14:textId="19C9D4B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2" w:history="1">
            <w:r w:rsidRPr="00D77F02">
              <w:rPr>
                <w:rStyle w:val="Hyperlink"/>
                <w:noProof/>
              </w:rPr>
              <w:t>6.4.</w:t>
            </w:r>
            <w:r>
              <w:rPr>
                <w:rFonts w:eastAsiaTheme="minorEastAsia"/>
                <w:noProof/>
                <w:kern w:val="2"/>
                <w:sz w:val="24"/>
                <w:szCs w:val="24"/>
                <w:lang w:eastAsia="en-AU"/>
                <w14:ligatures w14:val="standardContextual"/>
              </w:rPr>
              <w:tab/>
            </w:r>
            <w:r w:rsidRPr="00D77F02">
              <w:rPr>
                <w:rStyle w:val="Hyperlink"/>
                <w:noProof/>
              </w:rPr>
              <w:t>Project Dependencies and External Interfaces</w:t>
            </w:r>
            <w:r>
              <w:rPr>
                <w:noProof/>
                <w:webHidden/>
              </w:rPr>
              <w:tab/>
            </w:r>
            <w:r>
              <w:rPr>
                <w:noProof/>
                <w:webHidden/>
              </w:rPr>
              <w:fldChar w:fldCharType="begin"/>
            </w:r>
            <w:r>
              <w:rPr>
                <w:noProof/>
                <w:webHidden/>
              </w:rPr>
              <w:instrText xml:space="preserve"> PAGEREF _Toc218885872 \h </w:instrText>
            </w:r>
            <w:r>
              <w:rPr>
                <w:noProof/>
                <w:webHidden/>
              </w:rPr>
            </w:r>
            <w:r>
              <w:rPr>
                <w:noProof/>
                <w:webHidden/>
              </w:rPr>
              <w:fldChar w:fldCharType="separate"/>
            </w:r>
            <w:r>
              <w:rPr>
                <w:noProof/>
                <w:webHidden/>
              </w:rPr>
              <w:t>20</w:t>
            </w:r>
            <w:r>
              <w:rPr>
                <w:noProof/>
                <w:webHidden/>
              </w:rPr>
              <w:fldChar w:fldCharType="end"/>
            </w:r>
          </w:hyperlink>
        </w:p>
        <w:p w14:paraId="2B7FFF3E" w14:textId="4E7348C3"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73" w:history="1">
            <w:r w:rsidRPr="00D77F02">
              <w:rPr>
                <w:rStyle w:val="Hyperlink"/>
                <w:noProof/>
              </w:rPr>
              <w:t>7.</w:t>
            </w:r>
            <w:r>
              <w:rPr>
                <w:rFonts w:eastAsiaTheme="minorEastAsia"/>
                <w:noProof/>
                <w:kern w:val="2"/>
                <w:sz w:val="24"/>
                <w:szCs w:val="24"/>
                <w:lang w:eastAsia="en-AU"/>
                <w14:ligatures w14:val="standardContextual"/>
              </w:rPr>
              <w:tab/>
            </w:r>
            <w:r w:rsidRPr="00D77F02">
              <w:rPr>
                <w:rStyle w:val="Hyperlink"/>
                <w:noProof/>
              </w:rPr>
              <w:t>Responsibilities and Management Approach</w:t>
            </w:r>
            <w:r>
              <w:rPr>
                <w:noProof/>
                <w:webHidden/>
              </w:rPr>
              <w:tab/>
            </w:r>
            <w:r>
              <w:rPr>
                <w:noProof/>
                <w:webHidden/>
              </w:rPr>
              <w:fldChar w:fldCharType="begin"/>
            </w:r>
            <w:r>
              <w:rPr>
                <w:noProof/>
                <w:webHidden/>
              </w:rPr>
              <w:instrText xml:space="preserve"> PAGEREF _Toc218885873 \h </w:instrText>
            </w:r>
            <w:r>
              <w:rPr>
                <w:noProof/>
                <w:webHidden/>
              </w:rPr>
            </w:r>
            <w:r>
              <w:rPr>
                <w:noProof/>
                <w:webHidden/>
              </w:rPr>
              <w:fldChar w:fldCharType="separate"/>
            </w:r>
            <w:r>
              <w:rPr>
                <w:noProof/>
                <w:webHidden/>
              </w:rPr>
              <w:t>22</w:t>
            </w:r>
            <w:r>
              <w:rPr>
                <w:noProof/>
                <w:webHidden/>
              </w:rPr>
              <w:fldChar w:fldCharType="end"/>
            </w:r>
          </w:hyperlink>
        </w:p>
        <w:p w14:paraId="686FB06F" w14:textId="23F8003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4" w:history="1">
            <w:r w:rsidRPr="00D77F02">
              <w:rPr>
                <w:rStyle w:val="Hyperlink"/>
                <w:noProof/>
              </w:rPr>
              <w:t>7.1.</w:t>
            </w:r>
            <w:r>
              <w:rPr>
                <w:rFonts w:eastAsiaTheme="minorEastAsia"/>
                <w:noProof/>
                <w:kern w:val="2"/>
                <w:sz w:val="24"/>
                <w:szCs w:val="24"/>
                <w:lang w:eastAsia="en-AU"/>
                <w14:ligatures w14:val="standardContextual"/>
              </w:rPr>
              <w:tab/>
            </w:r>
            <w:r w:rsidRPr="00D77F02">
              <w:rPr>
                <w:rStyle w:val="Hyperlink"/>
                <w:noProof/>
              </w:rPr>
              <w:t>Technical Responsibilities of the Mechatronic Department Lead</w:t>
            </w:r>
            <w:r>
              <w:rPr>
                <w:noProof/>
                <w:webHidden/>
              </w:rPr>
              <w:tab/>
            </w:r>
            <w:r>
              <w:rPr>
                <w:noProof/>
                <w:webHidden/>
              </w:rPr>
              <w:fldChar w:fldCharType="begin"/>
            </w:r>
            <w:r>
              <w:rPr>
                <w:noProof/>
                <w:webHidden/>
              </w:rPr>
              <w:instrText xml:space="preserve"> PAGEREF _Toc218885874 \h </w:instrText>
            </w:r>
            <w:r>
              <w:rPr>
                <w:noProof/>
                <w:webHidden/>
              </w:rPr>
            </w:r>
            <w:r>
              <w:rPr>
                <w:noProof/>
                <w:webHidden/>
              </w:rPr>
              <w:fldChar w:fldCharType="separate"/>
            </w:r>
            <w:r>
              <w:rPr>
                <w:noProof/>
                <w:webHidden/>
              </w:rPr>
              <w:t>22</w:t>
            </w:r>
            <w:r>
              <w:rPr>
                <w:noProof/>
                <w:webHidden/>
              </w:rPr>
              <w:fldChar w:fldCharType="end"/>
            </w:r>
          </w:hyperlink>
        </w:p>
        <w:p w14:paraId="1FD07408" w14:textId="4AA0C26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75" w:history="1">
            <w:r w:rsidRPr="00D77F02">
              <w:rPr>
                <w:rStyle w:val="Hyperlink"/>
                <w:noProof/>
              </w:rPr>
              <w:t>7.2.</w:t>
            </w:r>
            <w:r>
              <w:rPr>
                <w:rFonts w:eastAsiaTheme="minorEastAsia"/>
                <w:noProof/>
                <w:kern w:val="2"/>
                <w:sz w:val="24"/>
                <w:szCs w:val="24"/>
                <w:lang w:eastAsia="en-AU"/>
                <w14:ligatures w14:val="standardContextual"/>
              </w:rPr>
              <w:tab/>
            </w:r>
            <w:r w:rsidRPr="00D77F02">
              <w:rPr>
                <w:rStyle w:val="Hyperlink"/>
                <w:noProof/>
              </w:rPr>
              <w:t>Safety, Compliance, and Quality Assurance Responsibilities</w:t>
            </w:r>
            <w:r>
              <w:rPr>
                <w:noProof/>
                <w:webHidden/>
              </w:rPr>
              <w:tab/>
            </w:r>
            <w:r>
              <w:rPr>
                <w:noProof/>
                <w:webHidden/>
              </w:rPr>
              <w:fldChar w:fldCharType="begin"/>
            </w:r>
            <w:r>
              <w:rPr>
                <w:noProof/>
                <w:webHidden/>
              </w:rPr>
              <w:instrText xml:space="preserve"> PAGEREF _Toc218885875 \h </w:instrText>
            </w:r>
            <w:r>
              <w:rPr>
                <w:noProof/>
                <w:webHidden/>
              </w:rPr>
            </w:r>
            <w:r>
              <w:rPr>
                <w:noProof/>
                <w:webHidden/>
              </w:rPr>
              <w:fldChar w:fldCharType="separate"/>
            </w:r>
            <w:r>
              <w:rPr>
                <w:noProof/>
                <w:webHidden/>
              </w:rPr>
              <w:t>22</w:t>
            </w:r>
            <w:r>
              <w:rPr>
                <w:noProof/>
                <w:webHidden/>
              </w:rPr>
              <w:fldChar w:fldCharType="end"/>
            </w:r>
          </w:hyperlink>
        </w:p>
        <w:p w14:paraId="1B002B5A" w14:textId="284A3ED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6" w:history="1">
            <w:r w:rsidRPr="00D77F02">
              <w:rPr>
                <w:rStyle w:val="Hyperlink"/>
                <w:noProof/>
              </w:rPr>
              <w:t>7.2.1.</w:t>
            </w:r>
            <w:r>
              <w:rPr>
                <w:rFonts w:eastAsiaTheme="minorEastAsia"/>
                <w:noProof/>
                <w:kern w:val="2"/>
                <w:sz w:val="24"/>
                <w:szCs w:val="24"/>
                <w:lang w:eastAsia="en-AU"/>
                <w14:ligatures w14:val="standardContextual"/>
              </w:rPr>
              <w:tab/>
            </w:r>
            <w:r w:rsidRPr="00D77F02">
              <w:rPr>
                <w:rStyle w:val="Hyperlink"/>
                <w:noProof/>
              </w:rPr>
              <w:t>Safety-Critical System Oversight</w:t>
            </w:r>
            <w:r>
              <w:rPr>
                <w:noProof/>
                <w:webHidden/>
              </w:rPr>
              <w:tab/>
            </w:r>
            <w:r>
              <w:rPr>
                <w:noProof/>
                <w:webHidden/>
              </w:rPr>
              <w:fldChar w:fldCharType="begin"/>
            </w:r>
            <w:r>
              <w:rPr>
                <w:noProof/>
                <w:webHidden/>
              </w:rPr>
              <w:instrText xml:space="preserve"> PAGEREF _Toc218885876 \h </w:instrText>
            </w:r>
            <w:r>
              <w:rPr>
                <w:noProof/>
                <w:webHidden/>
              </w:rPr>
            </w:r>
            <w:r>
              <w:rPr>
                <w:noProof/>
                <w:webHidden/>
              </w:rPr>
              <w:fldChar w:fldCharType="separate"/>
            </w:r>
            <w:r>
              <w:rPr>
                <w:noProof/>
                <w:webHidden/>
              </w:rPr>
              <w:t>22</w:t>
            </w:r>
            <w:r>
              <w:rPr>
                <w:noProof/>
                <w:webHidden/>
              </w:rPr>
              <w:fldChar w:fldCharType="end"/>
            </w:r>
          </w:hyperlink>
        </w:p>
        <w:p w14:paraId="708BEA5E" w14:textId="4BFF0D3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7" w:history="1">
            <w:r w:rsidRPr="00D77F02">
              <w:rPr>
                <w:rStyle w:val="Hyperlink"/>
                <w:noProof/>
              </w:rPr>
              <w:t>7.2.2.</w:t>
            </w:r>
            <w:r>
              <w:rPr>
                <w:rFonts w:eastAsiaTheme="minorEastAsia"/>
                <w:noProof/>
                <w:kern w:val="2"/>
                <w:sz w:val="24"/>
                <w:szCs w:val="24"/>
                <w:lang w:eastAsia="en-AU"/>
                <w14:ligatures w14:val="standardContextual"/>
              </w:rPr>
              <w:tab/>
            </w:r>
            <w:r w:rsidRPr="00D77F02">
              <w:rPr>
                <w:rStyle w:val="Hyperlink"/>
                <w:noProof/>
              </w:rPr>
              <w:t>Competition Compliance</w:t>
            </w:r>
            <w:r>
              <w:rPr>
                <w:noProof/>
                <w:webHidden/>
              </w:rPr>
              <w:tab/>
            </w:r>
            <w:r>
              <w:rPr>
                <w:noProof/>
                <w:webHidden/>
              </w:rPr>
              <w:fldChar w:fldCharType="begin"/>
            </w:r>
            <w:r>
              <w:rPr>
                <w:noProof/>
                <w:webHidden/>
              </w:rPr>
              <w:instrText xml:space="preserve"> PAGEREF _Toc218885877 \h </w:instrText>
            </w:r>
            <w:r>
              <w:rPr>
                <w:noProof/>
                <w:webHidden/>
              </w:rPr>
            </w:r>
            <w:r>
              <w:rPr>
                <w:noProof/>
                <w:webHidden/>
              </w:rPr>
              <w:fldChar w:fldCharType="separate"/>
            </w:r>
            <w:r>
              <w:rPr>
                <w:noProof/>
                <w:webHidden/>
              </w:rPr>
              <w:t>23</w:t>
            </w:r>
            <w:r>
              <w:rPr>
                <w:noProof/>
                <w:webHidden/>
              </w:rPr>
              <w:fldChar w:fldCharType="end"/>
            </w:r>
          </w:hyperlink>
        </w:p>
        <w:p w14:paraId="42AB0DB6" w14:textId="3F89C96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8" w:history="1">
            <w:r w:rsidRPr="00D77F02">
              <w:rPr>
                <w:rStyle w:val="Hyperlink"/>
                <w:noProof/>
              </w:rPr>
              <w:t>7.2.3.</w:t>
            </w:r>
            <w:r>
              <w:rPr>
                <w:rFonts w:eastAsiaTheme="minorEastAsia"/>
                <w:noProof/>
                <w:kern w:val="2"/>
                <w:sz w:val="24"/>
                <w:szCs w:val="24"/>
                <w:lang w:eastAsia="en-AU"/>
                <w14:ligatures w14:val="standardContextual"/>
              </w:rPr>
              <w:tab/>
            </w:r>
            <w:r w:rsidRPr="00D77F02">
              <w:rPr>
                <w:rStyle w:val="Hyperlink"/>
                <w:noProof/>
              </w:rPr>
              <w:t>Quality Assurance and Design Review Process</w:t>
            </w:r>
            <w:r>
              <w:rPr>
                <w:noProof/>
                <w:webHidden/>
              </w:rPr>
              <w:tab/>
            </w:r>
            <w:r>
              <w:rPr>
                <w:noProof/>
                <w:webHidden/>
              </w:rPr>
              <w:fldChar w:fldCharType="begin"/>
            </w:r>
            <w:r>
              <w:rPr>
                <w:noProof/>
                <w:webHidden/>
              </w:rPr>
              <w:instrText xml:space="preserve"> PAGEREF _Toc218885878 \h </w:instrText>
            </w:r>
            <w:r>
              <w:rPr>
                <w:noProof/>
                <w:webHidden/>
              </w:rPr>
            </w:r>
            <w:r>
              <w:rPr>
                <w:noProof/>
                <w:webHidden/>
              </w:rPr>
              <w:fldChar w:fldCharType="separate"/>
            </w:r>
            <w:r>
              <w:rPr>
                <w:noProof/>
                <w:webHidden/>
              </w:rPr>
              <w:t>23</w:t>
            </w:r>
            <w:r>
              <w:rPr>
                <w:noProof/>
                <w:webHidden/>
              </w:rPr>
              <w:fldChar w:fldCharType="end"/>
            </w:r>
          </w:hyperlink>
        </w:p>
        <w:p w14:paraId="3739D8CF" w14:textId="41E579A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79" w:history="1">
            <w:r w:rsidRPr="00D77F02">
              <w:rPr>
                <w:rStyle w:val="Hyperlink"/>
                <w:noProof/>
              </w:rPr>
              <w:t>7.2.4.</w:t>
            </w:r>
            <w:r>
              <w:rPr>
                <w:rFonts w:eastAsiaTheme="minorEastAsia"/>
                <w:noProof/>
                <w:kern w:val="2"/>
                <w:sz w:val="24"/>
                <w:szCs w:val="24"/>
                <w:lang w:eastAsia="en-AU"/>
                <w14:ligatures w14:val="standardContextual"/>
              </w:rPr>
              <w:tab/>
            </w:r>
            <w:r w:rsidRPr="00D77F02">
              <w:rPr>
                <w:rStyle w:val="Hyperlink"/>
                <w:noProof/>
              </w:rPr>
              <w:t>Validation Gates and Readiness Criteria</w:t>
            </w:r>
            <w:r>
              <w:rPr>
                <w:noProof/>
                <w:webHidden/>
              </w:rPr>
              <w:tab/>
            </w:r>
            <w:r>
              <w:rPr>
                <w:noProof/>
                <w:webHidden/>
              </w:rPr>
              <w:fldChar w:fldCharType="begin"/>
            </w:r>
            <w:r>
              <w:rPr>
                <w:noProof/>
                <w:webHidden/>
              </w:rPr>
              <w:instrText xml:space="preserve"> PAGEREF _Toc218885879 \h </w:instrText>
            </w:r>
            <w:r>
              <w:rPr>
                <w:noProof/>
                <w:webHidden/>
              </w:rPr>
            </w:r>
            <w:r>
              <w:rPr>
                <w:noProof/>
                <w:webHidden/>
              </w:rPr>
              <w:fldChar w:fldCharType="separate"/>
            </w:r>
            <w:r>
              <w:rPr>
                <w:noProof/>
                <w:webHidden/>
              </w:rPr>
              <w:t>23</w:t>
            </w:r>
            <w:r>
              <w:rPr>
                <w:noProof/>
                <w:webHidden/>
              </w:rPr>
              <w:fldChar w:fldCharType="end"/>
            </w:r>
          </w:hyperlink>
        </w:p>
        <w:p w14:paraId="413F40EF" w14:textId="0AB6F37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0" w:history="1">
            <w:r w:rsidRPr="00D77F02">
              <w:rPr>
                <w:rStyle w:val="Hyperlink"/>
                <w:noProof/>
              </w:rPr>
              <w:t>7.3.</w:t>
            </w:r>
            <w:r>
              <w:rPr>
                <w:rFonts w:eastAsiaTheme="minorEastAsia"/>
                <w:noProof/>
                <w:kern w:val="2"/>
                <w:sz w:val="24"/>
                <w:szCs w:val="24"/>
                <w:lang w:eastAsia="en-AU"/>
                <w14:ligatures w14:val="standardContextual"/>
              </w:rPr>
              <w:tab/>
            </w:r>
            <w:r w:rsidRPr="00D77F02">
              <w:rPr>
                <w:rStyle w:val="Hyperlink"/>
                <w:noProof/>
              </w:rPr>
              <w:t>Budget Management and Resource Allocation</w:t>
            </w:r>
            <w:r>
              <w:rPr>
                <w:noProof/>
                <w:webHidden/>
              </w:rPr>
              <w:tab/>
            </w:r>
            <w:r>
              <w:rPr>
                <w:noProof/>
                <w:webHidden/>
              </w:rPr>
              <w:fldChar w:fldCharType="begin"/>
            </w:r>
            <w:r>
              <w:rPr>
                <w:noProof/>
                <w:webHidden/>
              </w:rPr>
              <w:instrText xml:space="preserve"> PAGEREF _Toc218885880 \h </w:instrText>
            </w:r>
            <w:r>
              <w:rPr>
                <w:noProof/>
                <w:webHidden/>
              </w:rPr>
            </w:r>
            <w:r>
              <w:rPr>
                <w:noProof/>
                <w:webHidden/>
              </w:rPr>
              <w:fldChar w:fldCharType="separate"/>
            </w:r>
            <w:r>
              <w:rPr>
                <w:noProof/>
                <w:webHidden/>
              </w:rPr>
              <w:t>24</w:t>
            </w:r>
            <w:r>
              <w:rPr>
                <w:noProof/>
                <w:webHidden/>
              </w:rPr>
              <w:fldChar w:fldCharType="end"/>
            </w:r>
          </w:hyperlink>
        </w:p>
        <w:p w14:paraId="32AAF275" w14:textId="2B3A92C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1" w:history="1">
            <w:r w:rsidRPr="00D77F02">
              <w:rPr>
                <w:rStyle w:val="Hyperlink"/>
                <w:noProof/>
              </w:rPr>
              <w:t>7.3.1.</w:t>
            </w:r>
            <w:r>
              <w:rPr>
                <w:rFonts w:eastAsiaTheme="minorEastAsia"/>
                <w:noProof/>
                <w:kern w:val="2"/>
                <w:sz w:val="24"/>
                <w:szCs w:val="24"/>
                <w:lang w:eastAsia="en-AU"/>
                <w14:ligatures w14:val="standardContextual"/>
              </w:rPr>
              <w:tab/>
            </w:r>
            <w:r w:rsidRPr="00D77F02">
              <w:rPr>
                <w:rStyle w:val="Hyperlink"/>
                <w:noProof/>
              </w:rPr>
              <w:t>Budget Management</w:t>
            </w:r>
            <w:r>
              <w:rPr>
                <w:noProof/>
                <w:webHidden/>
              </w:rPr>
              <w:tab/>
            </w:r>
            <w:r>
              <w:rPr>
                <w:noProof/>
                <w:webHidden/>
              </w:rPr>
              <w:fldChar w:fldCharType="begin"/>
            </w:r>
            <w:r>
              <w:rPr>
                <w:noProof/>
                <w:webHidden/>
              </w:rPr>
              <w:instrText xml:space="preserve"> PAGEREF _Toc218885881 \h </w:instrText>
            </w:r>
            <w:r>
              <w:rPr>
                <w:noProof/>
                <w:webHidden/>
              </w:rPr>
            </w:r>
            <w:r>
              <w:rPr>
                <w:noProof/>
                <w:webHidden/>
              </w:rPr>
              <w:fldChar w:fldCharType="separate"/>
            </w:r>
            <w:r>
              <w:rPr>
                <w:noProof/>
                <w:webHidden/>
              </w:rPr>
              <w:t>24</w:t>
            </w:r>
            <w:r>
              <w:rPr>
                <w:noProof/>
                <w:webHidden/>
              </w:rPr>
              <w:fldChar w:fldCharType="end"/>
            </w:r>
          </w:hyperlink>
        </w:p>
        <w:p w14:paraId="63243FFA" w14:textId="7DEF3810"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2" w:history="1">
            <w:r w:rsidRPr="00D77F02">
              <w:rPr>
                <w:rStyle w:val="Hyperlink"/>
                <w:noProof/>
              </w:rPr>
              <w:t>7.3.2.</w:t>
            </w:r>
            <w:r>
              <w:rPr>
                <w:rFonts w:eastAsiaTheme="minorEastAsia"/>
                <w:noProof/>
                <w:kern w:val="2"/>
                <w:sz w:val="24"/>
                <w:szCs w:val="24"/>
                <w:lang w:eastAsia="en-AU"/>
                <w14:ligatures w14:val="standardContextual"/>
              </w:rPr>
              <w:tab/>
            </w:r>
            <w:r w:rsidRPr="00D77F02">
              <w:rPr>
                <w:rStyle w:val="Hyperlink"/>
                <w:noProof/>
              </w:rPr>
              <w:t>Resource Allocation</w:t>
            </w:r>
            <w:r>
              <w:rPr>
                <w:noProof/>
                <w:webHidden/>
              </w:rPr>
              <w:tab/>
            </w:r>
            <w:r>
              <w:rPr>
                <w:noProof/>
                <w:webHidden/>
              </w:rPr>
              <w:fldChar w:fldCharType="begin"/>
            </w:r>
            <w:r>
              <w:rPr>
                <w:noProof/>
                <w:webHidden/>
              </w:rPr>
              <w:instrText xml:space="preserve"> PAGEREF _Toc218885882 \h </w:instrText>
            </w:r>
            <w:r>
              <w:rPr>
                <w:noProof/>
                <w:webHidden/>
              </w:rPr>
            </w:r>
            <w:r>
              <w:rPr>
                <w:noProof/>
                <w:webHidden/>
              </w:rPr>
              <w:fldChar w:fldCharType="separate"/>
            </w:r>
            <w:r>
              <w:rPr>
                <w:noProof/>
                <w:webHidden/>
              </w:rPr>
              <w:t>24</w:t>
            </w:r>
            <w:r>
              <w:rPr>
                <w:noProof/>
                <w:webHidden/>
              </w:rPr>
              <w:fldChar w:fldCharType="end"/>
            </w:r>
          </w:hyperlink>
        </w:p>
        <w:p w14:paraId="00B752FC" w14:textId="7F6A2BE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3" w:history="1">
            <w:r w:rsidRPr="00D77F02">
              <w:rPr>
                <w:rStyle w:val="Hyperlink"/>
                <w:noProof/>
              </w:rPr>
              <w:t>7.4.</w:t>
            </w:r>
            <w:r>
              <w:rPr>
                <w:rFonts w:eastAsiaTheme="minorEastAsia"/>
                <w:noProof/>
                <w:kern w:val="2"/>
                <w:sz w:val="24"/>
                <w:szCs w:val="24"/>
                <w:lang w:eastAsia="en-AU"/>
                <w14:ligatures w14:val="standardContextual"/>
              </w:rPr>
              <w:tab/>
            </w:r>
            <w:r w:rsidRPr="00D77F02">
              <w:rPr>
                <w:rStyle w:val="Hyperlink"/>
                <w:noProof/>
              </w:rPr>
              <w:t>Communication and Coordination with Other Departments</w:t>
            </w:r>
            <w:r>
              <w:rPr>
                <w:noProof/>
                <w:webHidden/>
              </w:rPr>
              <w:tab/>
            </w:r>
            <w:r>
              <w:rPr>
                <w:noProof/>
                <w:webHidden/>
              </w:rPr>
              <w:fldChar w:fldCharType="begin"/>
            </w:r>
            <w:r>
              <w:rPr>
                <w:noProof/>
                <w:webHidden/>
              </w:rPr>
              <w:instrText xml:space="preserve"> PAGEREF _Toc218885883 \h </w:instrText>
            </w:r>
            <w:r>
              <w:rPr>
                <w:noProof/>
                <w:webHidden/>
              </w:rPr>
            </w:r>
            <w:r>
              <w:rPr>
                <w:noProof/>
                <w:webHidden/>
              </w:rPr>
              <w:fldChar w:fldCharType="separate"/>
            </w:r>
            <w:r>
              <w:rPr>
                <w:noProof/>
                <w:webHidden/>
              </w:rPr>
              <w:t>25</w:t>
            </w:r>
            <w:r>
              <w:rPr>
                <w:noProof/>
                <w:webHidden/>
              </w:rPr>
              <w:fldChar w:fldCharType="end"/>
            </w:r>
          </w:hyperlink>
        </w:p>
        <w:p w14:paraId="13F73603" w14:textId="2BB0E93E"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84" w:history="1">
            <w:r w:rsidRPr="00D77F02">
              <w:rPr>
                <w:rStyle w:val="Hyperlink"/>
                <w:noProof/>
              </w:rPr>
              <w:t>8.</w:t>
            </w:r>
            <w:r>
              <w:rPr>
                <w:rFonts w:eastAsiaTheme="minorEastAsia"/>
                <w:noProof/>
                <w:kern w:val="2"/>
                <w:sz w:val="24"/>
                <w:szCs w:val="24"/>
                <w:lang w:eastAsia="en-AU"/>
                <w14:ligatures w14:val="standardContextual"/>
              </w:rPr>
              <w:tab/>
            </w:r>
            <w:r w:rsidRPr="00D77F02">
              <w:rPr>
                <w:rStyle w:val="Hyperlink"/>
                <w:noProof/>
              </w:rPr>
              <w:t>Engineering Decision-Making and Technical Oversight</w:t>
            </w:r>
            <w:r>
              <w:rPr>
                <w:noProof/>
                <w:webHidden/>
              </w:rPr>
              <w:tab/>
            </w:r>
            <w:r>
              <w:rPr>
                <w:noProof/>
                <w:webHidden/>
              </w:rPr>
              <w:fldChar w:fldCharType="begin"/>
            </w:r>
            <w:r>
              <w:rPr>
                <w:noProof/>
                <w:webHidden/>
              </w:rPr>
              <w:instrText xml:space="preserve"> PAGEREF _Toc218885884 \h </w:instrText>
            </w:r>
            <w:r>
              <w:rPr>
                <w:noProof/>
                <w:webHidden/>
              </w:rPr>
            </w:r>
            <w:r>
              <w:rPr>
                <w:noProof/>
                <w:webHidden/>
              </w:rPr>
              <w:fldChar w:fldCharType="separate"/>
            </w:r>
            <w:r>
              <w:rPr>
                <w:noProof/>
                <w:webHidden/>
              </w:rPr>
              <w:t>26</w:t>
            </w:r>
            <w:r>
              <w:rPr>
                <w:noProof/>
                <w:webHidden/>
              </w:rPr>
              <w:fldChar w:fldCharType="end"/>
            </w:r>
          </w:hyperlink>
        </w:p>
        <w:p w14:paraId="0DDFC7DE" w14:textId="79FA028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5" w:history="1">
            <w:r w:rsidRPr="00D77F02">
              <w:rPr>
                <w:rStyle w:val="Hyperlink"/>
                <w:noProof/>
              </w:rPr>
              <w:t>8.1.</w:t>
            </w:r>
            <w:r>
              <w:rPr>
                <w:rFonts w:eastAsiaTheme="minorEastAsia"/>
                <w:noProof/>
                <w:kern w:val="2"/>
                <w:sz w:val="24"/>
                <w:szCs w:val="24"/>
                <w:lang w:eastAsia="en-AU"/>
                <w14:ligatures w14:val="standardContextual"/>
              </w:rPr>
              <w:tab/>
            </w:r>
            <w:r w:rsidRPr="00D77F02">
              <w:rPr>
                <w:rStyle w:val="Hyperlink"/>
                <w:noProof/>
              </w:rPr>
              <w:t>Systems-Level Engineering Perspective</w:t>
            </w:r>
            <w:r>
              <w:rPr>
                <w:noProof/>
                <w:webHidden/>
              </w:rPr>
              <w:tab/>
            </w:r>
            <w:r>
              <w:rPr>
                <w:noProof/>
                <w:webHidden/>
              </w:rPr>
              <w:fldChar w:fldCharType="begin"/>
            </w:r>
            <w:r>
              <w:rPr>
                <w:noProof/>
                <w:webHidden/>
              </w:rPr>
              <w:instrText xml:space="preserve"> PAGEREF _Toc218885885 \h </w:instrText>
            </w:r>
            <w:r>
              <w:rPr>
                <w:noProof/>
                <w:webHidden/>
              </w:rPr>
            </w:r>
            <w:r>
              <w:rPr>
                <w:noProof/>
                <w:webHidden/>
              </w:rPr>
              <w:fldChar w:fldCharType="separate"/>
            </w:r>
            <w:r>
              <w:rPr>
                <w:noProof/>
                <w:webHidden/>
              </w:rPr>
              <w:t>26</w:t>
            </w:r>
            <w:r>
              <w:rPr>
                <w:noProof/>
                <w:webHidden/>
              </w:rPr>
              <w:fldChar w:fldCharType="end"/>
            </w:r>
          </w:hyperlink>
        </w:p>
        <w:p w14:paraId="5D034628" w14:textId="2C28D66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6" w:history="1">
            <w:r w:rsidRPr="00D77F02">
              <w:rPr>
                <w:rStyle w:val="Hyperlink"/>
                <w:noProof/>
              </w:rPr>
              <w:t>8.2.</w:t>
            </w:r>
            <w:r>
              <w:rPr>
                <w:rFonts w:eastAsiaTheme="minorEastAsia"/>
                <w:noProof/>
                <w:kern w:val="2"/>
                <w:sz w:val="24"/>
                <w:szCs w:val="24"/>
                <w:lang w:eastAsia="en-AU"/>
                <w14:ligatures w14:val="standardContextual"/>
              </w:rPr>
              <w:tab/>
            </w:r>
            <w:r w:rsidRPr="00D77F02">
              <w:rPr>
                <w:rStyle w:val="Hyperlink"/>
                <w:noProof/>
              </w:rPr>
              <w:t>Design Review and Validation Strategy</w:t>
            </w:r>
            <w:r>
              <w:rPr>
                <w:noProof/>
                <w:webHidden/>
              </w:rPr>
              <w:tab/>
            </w:r>
            <w:r>
              <w:rPr>
                <w:noProof/>
                <w:webHidden/>
              </w:rPr>
              <w:fldChar w:fldCharType="begin"/>
            </w:r>
            <w:r>
              <w:rPr>
                <w:noProof/>
                <w:webHidden/>
              </w:rPr>
              <w:instrText xml:space="preserve"> PAGEREF _Toc218885886 \h </w:instrText>
            </w:r>
            <w:r>
              <w:rPr>
                <w:noProof/>
                <w:webHidden/>
              </w:rPr>
            </w:r>
            <w:r>
              <w:rPr>
                <w:noProof/>
                <w:webHidden/>
              </w:rPr>
              <w:fldChar w:fldCharType="separate"/>
            </w:r>
            <w:r>
              <w:rPr>
                <w:noProof/>
                <w:webHidden/>
              </w:rPr>
              <w:t>26</w:t>
            </w:r>
            <w:r>
              <w:rPr>
                <w:noProof/>
                <w:webHidden/>
              </w:rPr>
              <w:fldChar w:fldCharType="end"/>
            </w:r>
          </w:hyperlink>
        </w:p>
        <w:p w14:paraId="61A75F0F" w14:textId="37ADF56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7" w:history="1">
            <w:r w:rsidRPr="00D77F02">
              <w:rPr>
                <w:rStyle w:val="Hyperlink"/>
                <w:noProof/>
              </w:rPr>
              <w:t>8.2.1.</w:t>
            </w:r>
            <w:r>
              <w:rPr>
                <w:rFonts w:eastAsiaTheme="minorEastAsia"/>
                <w:noProof/>
                <w:kern w:val="2"/>
                <w:sz w:val="24"/>
                <w:szCs w:val="24"/>
                <w:lang w:eastAsia="en-AU"/>
                <w14:ligatures w14:val="standardContextual"/>
              </w:rPr>
              <w:tab/>
            </w:r>
            <w:r w:rsidRPr="00D77F02">
              <w:rPr>
                <w:rStyle w:val="Hyperlink"/>
                <w:noProof/>
              </w:rPr>
              <w:t>Design Review</w:t>
            </w:r>
            <w:r>
              <w:rPr>
                <w:noProof/>
                <w:webHidden/>
              </w:rPr>
              <w:tab/>
            </w:r>
            <w:r>
              <w:rPr>
                <w:noProof/>
                <w:webHidden/>
              </w:rPr>
              <w:fldChar w:fldCharType="begin"/>
            </w:r>
            <w:r>
              <w:rPr>
                <w:noProof/>
                <w:webHidden/>
              </w:rPr>
              <w:instrText xml:space="preserve"> PAGEREF _Toc218885887 \h </w:instrText>
            </w:r>
            <w:r>
              <w:rPr>
                <w:noProof/>
                <w:webHidden/>
              </w:rPr>
            </w:r>
            <w:r>
              <w:rPr>
                <w:noProof/>
                <w:webHidden/>
              </w:rPr>
              <w:fldChar w:fldCharType="separate"/>
            </w:r>
            <w:r>
              <w:rPr>
                <w:noProof/>
                <w:webHidden/>
              </w:rPr>
              <w:t>26</w:t>
            </w:r>
            <w:r>
              <w:rPr>
                <w:noProof/>
                <w:webHidden/>
              </w:rPr>
              <w:fldChar w:fldCharType="end"/>
            </w:r>
          </w:hyperlink>
        </w:p>
        <w:p w14:paraId="6CF6A19B" w14:textId="1B0AD0B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888" w:history="1">
            <w:r w:rsidRPr="00D77F02">
              <w:rPr>
                <w:rStyle w:val="Hyperlink"/>
                <w:noProof/>
              </w:rPr>
              <w:t>8.2.2.</w:t>
            </w:r>
            <w:r>
              <w:rPr>
                <w:rFonts w:eastAsiaTheme="minorEastAsia"/>
                <w:noProof/>
                <w:kern w:val="2"/>
                <w:sz w:val="24"/>
                <w:szCs w:val="24"/>
                <w:lang w:eastAsia="en-AU"/>
                <w14:ligatures w14:val="standardContextual"/>
              </w:rPr>
              <w:tab/>
            </w:r>
            <w:r w:rsidRPr="00D77F02">
              <w:rPr>
                <w:rStyle w:val="Hyperlink"/>
                <w:noProof/>
              </w:rPr>
              <w:t>Validation Strategy</w:t>
            </w:r>
            <w:r>
              <w:rPr>
                <w:noProof/>
                <w:webHidden/>
              </w:rPr>
              <w:tab/>
            </w:r>
            <w:r>
              <w:rPr>
                <w:noProof/>
                <w:webHidden/>
              </w:rPr>
              <w:fldChar w:fldCharType="begin"/>
            </w:r>
            <w:r>
              <w:rPr>
                <w:noProof/>
                <w:webHidden/>
              </w:rPr>
              <w:instrText xml:space="preserve"> PAGEREF _Toc218885888 \h </w:instrText>
            </w:r>
            <w:r>
              <w:rPr>
                <w:noProof/>
                <w:webHidden/>
              </w:rPr>
            </w:r>
            <w:r>
              <w:rPr>
                <w:noProof/>
                <w:webHidden/>
              </w:rPr>
              <w:fldChar w:fldCharType="separate"/>
            </w:r>
            <w:r>
              <w:rPr>
                <w:noProof/>
                <w:webHidden/>
              </w:rPr>
              <w:t>27</w:t>
            </w:r>
            <w:r>
              <w:rPr>
                <w:noProof/>
                <w:webHidden/>
              </w:rPr>
              <w:fldChar w:fldCharType="end"/>
            </w:r>
          </w:hyperlink>
        </w:p>
        <w:p w14:paraId="4CA2AB5F" w14:textId="63AE8BE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89" w:history="1">
            <w:r w:rsidRPr="00D77F02">
              <w:rPr>
                <w:rStyle w:val="Hyperlink"/>
                <w:noProof/>
              </w:rPr>
              <w:t>8.3.</w:t>
            </w:r>
            <w:r>
              <w:rPr>
                <w:rFonts w:eastAsiaTheme="minorEastAsia"/>
                <w:noProof/>
                <w:kern w:val="2"/>
                <w:sz w:val="24"/>
                <w:szCs w:val="24"/>
                <w:lang w:eastAsia="en-AU"/>
                <w14:ligatures w14:val="standardContextual"/>
              </w:rPr>
              <w:tab/>
            </w:r>
            <w:r w:rsidRPr="00D77F02">
              <w:rPr>
                <w:rStyle w:val="Hyperlink"/>
                <w:noProof/>
              </w:rPr>
              <w:t>Key Engineering Decisions and Trade-Off Analyses</w:t>
            </w:r>
            <w:r>
              <w:rPr>
                <w:noProof/>
                <w:webHidden/>
              </w:rPr>
              <w:tab/>
            </w:r>
            <w:r>
              <w:rPr>
                <w:noProof/>
                <w:webHidden/>
              </w:rPr>
              <w:fldChar w:fldCharType="begin"/>
            </w:r>
            <w:r>
              <w:rPr>
                <w:noProof/>
                <w:webHidden/>
              </w:rPr>
              <w:instrText xml:space="preserve"> PAGEREF _Toc218885889 \h </w:instrText>
            </w:r>
            <w:r>
              <w:rPr>
                <w:noProof/>
                <w:webHidden/>
              </w:rPr>
            </w:r>
            <w:r>
              <w:rPr>
                <w:noProof/>
                <w:webHidden/>
              </w:rPr>
              <w:fldChar w:fldCharType="separate"/>
            </w:r>
            <w:r>
              <w:rPr>
                <w:noProof/>
                <w:webHidden/>
              </w:rPr>
              <w:t>28</w:t>
            </w:r>
            <w:r>
              <w:rPr>
                <w:noProof/>
                <w:webHidden/>
              </w:rPr>
              <w:fldChar w:fldCharType="end"/>
            </w:r>
          </w:hyperlink>
        </w:p>
        <w:p w14:paraId="1795434A" w14:textId="797DD6F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0" w:history="1">
            <w:r w:rsidRPr="00D77F02">
              <w:rPr>
                <w:rStyle w:val="Hyperlink"/>
                <w:noProof/>
              </w:rPr>
              <w:t>8.4.</w:t>
            </w:r>
            <w:r>
              <w:rPr>
                <w:rFonts w:eastAsiaTheme="minorEastAsia"/>
                <w:noProof/>
                <w:kern w:val="2"/>
                <w:sz w:val="24"/>
                <w:szCs w:val="24"/>
                <w:lang w:eastAsia="en-AU"/>
                <w14:ligatures w14:val="standardContextual"/>
              </w:rPr>
              <w:tab/>
            </w:r>
            <w:r w:rsidRPr="00D77F02">
              <w:rPr>
                <w:rStyle w:val="Hyperlink"/>
                <w:noProof/>
              </w:rPr>
              <w:t>Risk-Based Decision Making</w:t>
            </w:r>
            <w:r>
              <w:rPr>
                <w:noProof/>
                <w:webHidden/>
              </w:rPr>
              <w:tab/>
            </w:r>
            <w:r>
              <w:rPr>
                <w:noProof/>
                <w:webHidden/>
              </w:rPr>
              <w:fldChar w:fldCharType="begin"/>
            </w:r>
            <w:r>
              <w:rPr>
                <w:noProof/>
                <w:webHidden/>
              </w:rPr>
              <w:instrText xml:space="preserve"> PAGEREF _Toc218885890 \h </w:instrText>
            </w:r>
            <w:r>
              <w:rPr>
                <w:noProof/>
                <w:webHidden/>
              </w:rPr>
            </w:r>
            <w:r>
              <w:rPr>
                <w:noProof/>
                <w:webHidden/>
              </w:rPr>
              <w:fldChar w:fldCharType="separate"/>
            </w:r>
            <w:r>
              <w:rPr>
                <w:noProof/>
                <w:webHidden/>
              </w:rPr>
              <w:t>28</w:t>
            </w:r>
            <w:r>
              <w:rPr>
                <w:noProof/>
                <w:webHidden/>
              </w:rPr>
              <w:fldChar w:fldCharType="end"/>
            </w:r>
          </w:hyperlink>
        </w:p>
        <w:p w14:paraId="54433750" w14:textId="3A6AF4D3" w:rsidR="00886461" w:rsidRDefault="00886461">
          <w:pPr>
            <w:pStyle w:val="TOC1"/>
            <w:tabs>
              <w:tab w:val="left" w:pos="440"/>
              <w:tab w:val="right" w:leader="dot" w:pos="9016"/>
            </w:tabs>
            <w:rPr>
              <w:rFonts w:eastAsiaTheme="minorEastAsia"/>
              <w:noProof/>
              <w:kern w:val="2"/>
              <w:sz w:val="24"/>
              <w:szCs w:val="24"/>
              <w:lang w:eastAsia="en-AU"/>
              <w14:ligatures w14:val="standardContextual"/>
            </w:rPr>
          </w:pPr>
          <w:hyperlink w:anchor="_Toc218885891" w:history="1">
            <w:r w:rsidRPr="00D77F02">
              <w:rPr>
                <w:rStyle w:val="Hyperlink"/>
                <w:noProof/>
              </w:rPr>
              <w:t>9.</w:t>
            </w:r>
            <w:r>
              <w:rPr>
                <w:rFonts w:eastAsiaTheme="minorEastAsia"/>
                <w:noProof/>
                <w:kern w:val="2"/>
                <w:sz w:val="24"/>
                <w:szCs w:val="24"/>
                <w:lang w:eastAsia="en-AU"/>
                <w14:ligatures w14:val="standardContextual"/>
              </w:rPr>
              <w:tab/>
            </w:r>
            <w:r w:rsidRPr="00D77F02">
              <w:rPr>
                <w:rStyle w:val="Hyperlink"/>
                <w:noProof/>
              </w:rPr>
              <w:t>Mechatronic System Development and Integration</w:t>
            </w:r>
            <w:r>
              <w:rPr>
                <w:noProof/>
                <w:webHidden/>
              </w:rPr>
              <w:tab/>
            </w:r>
            <w:r>
              <w:rPr>
                <w:noProof/>
                <w:webHidden/>
              </w:rPr>
              <w:fldChar w:fldCharType="begin"/>
            </w:r>
            <w:r>
              <w:rPr>
                <w:noProof/>
                <w:webHidden/>
              </w:rPr>
              <w:instrText xml:space="preserve"> PAGEREF _Toc218885891 \h </w:instrText>
            </w:r>
            <w:r>
              <w:rPr>
                <w:noProof/>
                <w:webHidden/>
              </w:rPr>
            </w:r>
            <w:r>
              <w:rPr>
                <w:noProof/>
                <w:webHidden/>
              </w:rPr>
              <w:fldChar w:fldCharType="separate"/>
            </w:r>
            <w:r>
              <w:rPr>
                <w:noProof/>
                <w:webHidden/>
              </w:rPr>
              <w:t>30</w:t>
            </w:r>
            <w:r>
              <w:rPr>
                <w:noProof/>
                <w:webHidden/>
              </w:rPr>
              <w:fldChar w:fldCharType="end"/>
            </w:r>
          </w:hyperlink>
        </w:p>
        <w:p w14:paraId="31ADD234" w14:textId="73AAE5A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2" w:history="1">
            <w:r w:rsidRPr="00D77F02">
              <w:rPr>
                <w:rStyle w:val="Hyperlink"/>
                <w:noProof/>
              </w:rPr>
              <w:t>9.1.</w:t>
            </w:r>
            <w:r>
              <w:rPr>
                <w:rFonts w:eastAsiaTheme="minorEastAsia"/>
                <w:noProof/>
                <w:kern w:val="2"/>
                <w:sz w:val="24"/>
                <w:szCs w:val="24"/>
                <w:lang w:eastAsia="en-AU"/>
                <w14:ligatures w14:val="standardContextual"/>
              </w:rPr>
              <w:tab/>
            </w:r>
            <w:r w:rsidRPr="00D77F02">
              <w:rPr>
                <w:rStyle w:val="Hyperlink"/>
                <w:noProof/>
              </w:rPr>
              <w:t>Overview of Mechatronic Systems on the Competition Vehicle</w:t>
            </w:r>
            <w:r>
              <w:rPr>
                <w:noProof/>
                <w:webHidden/>
              </w:rPr>
              <w:tab/>
            </w:r>
            <w:r>
              <w:rPr>
                <w:noProof/>
                <w:webHidden/>
              </w:rPr>
              <w:fldChar w:fldCharType="begin"/>
            </w:r>
            <w:r>
              <w:rPr>
                <w:noProof/>
                <w:webHidden/>
              </w:rPr>
              <w:instrText xml:space="preserve"> PAGEREF _Toc218885892 \h </w:instrText>
            </w:r>
            <w:r>
              <w:rPr>
                <w:noProof/>
                <w:webHidden/>
              </w:rPr>
            </w:r>
            <w:r>
              <w:rPr>
                <w:noProof/>
                <w:webHidden/>
              </w:rPr>
              <w:fldChar w:fldCharType="separate"/>
            </w:r>
            <w:r>
              <w:rPr>
                <w:noProof/>
                <w:webHidden/>
              </w:rPr>
              <w:t>30</w:t>
            </w:r>
            <w:r>
              <w:rPr>
                <w:noProof/>
                <w:webHidden/>
              </w:rPr>
              <w:fldChar w:fldCharType="end"/>
            </w:r>
          </w:hyperlink>
        </w:p>
        <w:p w14:paraId="7465DC12" w14:textId="6F36306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3" w:history="1">
            <w:r w:rsidRPr="00D77F02">
              <w:rPr>
                <w:rStyle w:val="Hyperlink"/>
                <w:noProof/>
              </w:rPr>
              <w:t>9.2.</w:t>
            </w:r>
            <w:r>
              <w:rPr>
                <w:rFonts w:eastAsiaTheme="minorEastAsia"/>
                <w:noProof/>
                <w:kern w:val="2"/>
                <w:sz w:val="24"/>
                <w:szCs w:val="24"/>
                <w:lang w:eastAsia="en-AU"/>
                <w14:ligatures w14:val="standardContextual"/>
              </w:rPr>
              <w:tab/>
            </w:r>
            <w:r w:rsidRPr="00D77F02">
              <w:rPr>
                <w:rStyle w:val="Hyperlink"/>
                <w:noProof/>
              </w:rPr>
              <w:t>Design Evolution and Change Management</w:t>
            </w:r>
            <w:r>
              <w:rPr>
                <w:noProof/>
                <w:webHidden/>
              </w:rPr>
              <w:tab/>
            </w:r>
            <w:r>
              <w:rPr>
                <w:noProof/>
                <w:webHidden/>
              </w:rPr>
              <w:fldChar w:fldCharType="begin"/>
            </w:r>
            <w:r>
              <w:rPr>
                <w:noProof/>
                <w:webHidden/>
              </w:rPr>
              <w:instrText xml:space="preserve"> PAGEREF _Toc218885893 \h </w:instrText>
            </w:r>
            <w:r>
              <w:rPr>
                <w:noProof/>
                <w:webHidden/>
              </w:rPr>
            </w:r>
            <w:r>
              <w:rPr>
                <w:noProof/>
                <w:webHidden/>
              </w:rPr>
              <w:fldChar w:fldCharType="separate"/>
            </w:r>
            <w:r>
              <w:rPr>
                <w:noProof/>
                <w:webHidden/>
              </w:rPr>
              <w:t>30</w:t>
            </w:r>
            <w:r>
              <w:rPr>
                <w:noProof/>
                <w:webHidden/>
              </w:rPr>
              <w:fldChar w:fldCharType="end"/>
            </w:r>
          </w:hyperlink>
        </w:p>
        <w:p w14:paraId="02B88DD0" w14:textId="4B769BF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4" w:history="1">
            <w:r w:rsidRPr="00D77F02">
              <w:rPr>
                <w:rStyle w:val="Hyperlink"/>
                <w:noProof/>
              </w:rPr>
              <w:t>9.3.</w:t>
            </w:r>
            <w:r>
              <w:rPr>
                <w:rFonts w:eastAsiaTheme="minorEastAsia"/>
                <w:noProof/>
                <w:kern w:val="2"/>
                <w:sz w:val="24"/>
                <w:szCs w:val="24"/>
                <w:lang w:eastAsia="en-AU"/>
                <w14:ligatures w14:val="standardContextual"/>
              </w:rPr>
              <w:tab/>
            </w:r>
            <w:r w:rsidRPr="00D77F02">
              <w:rPr>
                <w:rStyle w:val="Hyperlink"/>
                <w:noProof/>
              </w:rPr>
              <w:t>Integration with Mechanical and Vehicle-Level Systems</w:t>
            </w:r>
            <w:r>
              <w:rPr>
                <w:noProof/>
                <w:webHidden/>
              </w:rPr>
              <w:tab/>
            </w:r>
            <w:r>
              <w:rPr>
                <w:noProof/>
                <w:webHidden/>
              </w:rPr>
              <w:fldChar w:fldCharType="begin"/>
            </w:r>
            <w:r>
              <w:rPr>
                <w:noProof/>
                <w:webHidden/>
              </w:rPr>
              <w:instrText xml:space="preserve"> PAGEREF _Toc218885894 \h </w:instrText>
            </w:r>
            <w:r>
              <w:rPr>
                <w:noProof/>
                <w:webHidden/>
              </w:rPr>
            </w:r>
            <w:r>
              <w:rPr>
                <w:noProof/>
                <w:webHidden/>
              </w:rPr>
              <w:fldChar w:fldCharType="separate"/>
            </w:r>
            <w:r>
              <w:rPr>
                <w:noProof/>
                <w:webHidden/>
              </w:rPr>
              <w:t>31</w:t>
            </w:r>
            <w:r>
              <w:rPr>
                <w:noProof/>
                <w:webHidden/>
              </w:rPr>
              <w:fldChar w:fldCharType="end"/>
            </w:r>
          </w:hyperlink>
        </w:p>
        <w:p w14:paraId="7D250DFF" w14:textId="6F2B8AE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5" w:history="1">
            <w:r w:rsidRPr="00D77F02">
              <w:rPr>
                <w:rStyle w:val="Hyperlink"/>
                <w:noProof/>
              </w:rPr>
              <w:t>9.4.</w:t>
            </w:r>
            <w:r>
              <w:rPr>
                <w:rFonts w:eastAsiaTheme="minorEastAsia"/>
                <w:noProof/>
                <w:kern w:val="2"/>
                <w:sz w:val="24"/>
                <w:szCs w:val="24"/>
                <w:lang w:eastAsia="en-AU"/>
                <w14:ligatures w14:val="standardContextual"/>
              </w:rPr>
              <w:tab/>
            </w:r>
            <w:r w:rsidRPr="00D77F02">
              <w:rPr>
                <w:rStyle w:val="Hyperlink"/>
                <w:noProof/>
              </w:rPr>
              <w:t>Issues Encountered During System Integration</w:t>
            </w:r>
            <w:r>
              <w:rPr>
                <w:noProof/>
                <w:webHidden/>
              </w:rPr>
              <w:tab/>
            </w:r>
            <w:r>
              <w:rPr>
                <w:noProof/>
                <w:webHidden/>
              </w:rPr>
              <w:fldChar w:fldCharType="begin"/>
            </w:r>
            <w:r>
              <w:rPr>
                <w:noProof/>
                <w:webHidden/>
              </w:rPr>
              <w:instrText xml:space="preserve"> PAGEREF _Toc218885895 \h </w:instrText>
            </w:r>
            <w:r>
              <w:rPr>
                <w:noProof/>
                <w:webHidden/>
              </w:rPr>
            </w:r>
            <w:r>
              <w:rPr>
                <w:noProof/>
                <w:webHidden/>
              </w:rPr>
              <w:fldChar w:fldCharType="separate"/>
            </w:r>
            <w:r>
              <w:rPr>
                <w:noProof/>
                <w:webHidden/>
              </w:rPr>
              <w:t>31</w:t>
            </w:r>
            <w:r>
              <w:rPr>
                <w:noProof/>
                <w:webHidden/>
              </w:rPr>
              <w:fldChar w:fldCharType="end"/>
            </w:r>
          </w:hyperlink>
        </w:p>
        <w:p w14:paraId="1196DAA4" w14:textId="60A991F5"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896" w:history="1">
            <w:r w:rsidRPr="00D77F02">
              <w:rPr>
                <w:rStyle w:val="Hyperlink"/>
                <w:noProof/>
              </w:rPr>
              <w:t>10.</w:t>
            </w:r>
            <w:r>
              <w:rPr>
                <w:rFonts w:eastAsiaTheme="minorEastAsia"/>
                <w:noProof/>
                <w:kern w:val="2"/>
                <w:sz w:val="24"/>
                <w:szCs w:val="24"/>
                <w:lang w:eastAsia="en-AU"/>
                <w14:ligatures w14:val="standardContextual"/>
              </w:rPr>
              <w:tab/>
            </w:r>
            <w:r w:rsidRPr="00D77F02">
              <w:rPr>
                <w:rStyle w:val="Hyperlink"/>
                <w:noProof/>
              </w:rPr>
              <w:t>Testing, Validation and Compliance</w:t>
            </w:r>
            <w:r>
              <w:rPr>
                <w:noProof/>
                <w:webHidden/>
              </w:rPr>
              <w:tab/>
            </w:r>
            <w:r>
              <w:rPr>
                <w:noProof/>
                <w:webHidden/>
              </w:rPr>
              <w:fldChar w:fldCharType="begin"/>
            </w:r>
            <w:r>
              <w:rPr>
                <w:noProof/>
                <w:webHidden/>
              </w:rPr>
              <w:instrText xml:space="preserve"> PAGEREF _Toc218885896 \h </w:instrText>
            </w:r>
            <w:r>
              <w:rPr>
                <w:noProof/>
                <w:webHidden/>
              </w:rPr>
            </w:r>
            <w:r>
              <w:rPr>
                <w:noProof/>
                <w:webHidden/>
              </w:rPr>
              <w:fldChar w:fldCharType="separate"/>
            </w:r>
            <w:r>
              <w:rPr>
                <w:noProof/>
                <w:webHidden/>
              </w:rPr>
              <w:t>32</w:t>
            </w:r>
            <w:r>
              <w:rPr>
                <w:noProof/>
                <w:webHidden/>
              </w:rPr>
              <w:fldChar w:fldCharType="end"/>
            </w:r>
          </w:hyperlink>
        </w:p>
        <w:p w14:paraId="634E7874" w14:textId="1F1132DD"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7" w:history="1">
            <w:r w:rsidRPr="00D77F02">
              <w:rPr>
                <w:rStyle w:val="Hyperlink"/>
                <w:noProof/>
              </w:rPr>
              <w:t>10.1.</w:t>
            </w:r>
            <w:r>
              <w:rPr>
                <w:rFonts w:eastAsiaTheme="minorEastAsia"/>
                <w:noProof/>
                <w:kern w:val="2"/>
                <w:sz w:val="24"/>
                <w:szCs w:val="24"/>
                <w:lang w:eastAsia="en-AU"/>
                <w14:ligatures w14:val="standardContextual"/>
              </w:rPr>
              <w:tab/>
            </w:r>
            <w:r w:rsidRPr="00D77F02">
              <w:rPr>
                <w:rStyle w:val="Hyperlink"/>
                <w:noProof/>
              </w:rPr>
              <w:t>Validation Strategy and Test Philosophy</w:t>
            </w:r>
            <w:r>
              <w:rPr>
                <w:noProof/>
                <w:webHidden/>
              </w:rPr>
              <w:tab/>
            </w:r>
            <w:r>
              <w:rPr>
                <w:noProof/>
                <w:webHidden/>
              </w:rPr>
              <w:fldChar w:fldCharType="begin"/>
            </w:r>
            <w:r>
              <w:rPr>
                <w:noProof/>
                <w:webHidden/>
              </w:rPr>
              <w:instrText xml:space="preserve"> PAGEREF _Toc218885897 \h </w:instrText>
            </w:r>
            <w:r>
              <w:rPr>
                <w:noProof/>
                <w:webHidden/>
              </w:rPr>
            </w:r>
            <w:r>
              <w:rPr>
                <w:noProof/>
                <w:webHidden/>
              </w:rPr>
              <w:fldChar w:fldCharType="separate"/>
            </w:r>
            <w:r>
              <w:rPr>
                <w:noProof/>
                <w:webHidden/>
              </w:rPr>
              <w:t>32</w:t>
            </w:r>
            <w:r>
              <w:rPr>
                <w:noProof/>
                <w:webHidden/>
              </w:rPr>
              <w:fldChar w:fldCharType="end"/>
            </w:r>
          </w:hyperlink>
        </w:p>
        <w:p w14:paraId="546FE0CB" w14:textId="2D58ECD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8" w:history="1">
            <w:r w:rsidRPr="00D77F02">
              <w:rPr>
                <w:rStyle w:val="Hyperlink"/>
                <w:noProof/>
              </w:rPr>
              <w:t>10.2.</w:t>
            </w:r>
            <w:r>
              <w:rPr>
                <w:rFonts w:eastAsiaTheme="minorEastAsia"/>
                <w:noProof/>
                <w:kern w:val="2"/>
                <w:sz w:val="24"/>
                <w:szCs w:val="24"/>
                <w:lang w:eastAsia="en-AU"/>
                <w14:ligatures w14:val="standardContextual"/>
              </w:rPr>
              <w:tab/>
            </w:r>
            <w:r w:rsidRPr="00D77F02">
              <w:rPr>
                <w:rStyle w:val="Hyperlink"/>
                <w:noProof/>
              </w:rPr>
              <w:t>Simulation and Unit Testing</w:t>
            </w:r>
            <w:r>
              <w:rPr>
                <w:noProof/>
                <w:webHidden/>
              </w:rPr>
              <w:tab/>
            </w:r>
            <w:r>
              <w:rPr>
                <w:noProof/>
                <w:webHidden/>
              </w:rPr>
              <w:fldChar w:fldCharType="begin"/>
            </w:r>
            <w:r>
              <w:rPr>
                <w:noProof/>
                <w:webHidden/>
              </w:rPr>
              <w:instrText xml:space="preserve"> PAGEREF _Toc218885898 \h </w:instrText>
            </w:r>
            <w:r>
              <w:rPr>
                <w:noProof/>
                <w:webHidden/>
              </w:rPr>
            </w:r>
            <w:r>
              <w:rPr>
                <w:noProof/>
                <w:webHidden/>
              </w:rPr>
              <w:fldChar w:fldCharType="separate"/>
            </w:r>
            <w:r>
              <w:rPr>
                <w:noProof/>
                <w:webHidden/>
              </w:rPr>
              <w:t>32</w:t>
            </w:r>
            <w:r>
              <w:rPr>
                <w:noProof/>
                <w:webHidden/>
              </w:rPr>
              <w:fldChar w:fldCharType="end"/>
            </w:r>
          </w:hyperlink>
        </w:p>
        <w:p w14:paraId="630F9FBD" w14:textId="7D0A324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899" w:history="1">
            <w:r w:rsidRPr="00D77F02">
              <w:rPr>
                <w:rStyle w:val="Hyperlink"/>
                <w:noProof/>
              </w:rPr>
              <w:t>10.3.</w:t>
            </w:r>
            <w:r>
              <w:rPr>
                <w:rFonts w:eastAsiaTheme="minorEastAsia"/>
                <w:noProof/>
                <w:kern w:val="2"/>
                <w:sz w:val="24"/>
                <w:szCs w:val="24"/>
                <w:lang w:eastAsia="en-AU"/>
                <w14:ligatures w14:val="standardContextual"/>
              </w:rPr>
              <w:tab/>
            </w:r>
            <w:r w:rsidRPr="00D77F02">
              <w:rPr>
                <w:rStyle w:val="Hyperlink"/>
                <w:noProof/>
              </w:rPr>
              <w:t>Integrated Vehicle Testing</w:t>
            </w:r>
            <w:r>
              <w:rPr>
                <w:noProof/>
                <w:webHidden/>
              </w:rPr>
              <w:tab/>
            </w:r>
            <w:r>
              <w:rPr>
                <w:noProof/>
                <w:webHidden/>
              </w:rPr>
              <w:fldChar w:fldCharType="begin"/>
            </w:r>
            <w:r>
              <w:rPr>
                <w:noProof/>
                <w:webHidden/>
              </w:rPr>
              <w:instrText xml:space="preserve"> PAGEREF _Toc218885899 \h </w:instrText>
            </w:r>
            <w:r>
              <w:rPr>
                <w:noProof/>
                <w:webHidden/>
              </w:rPr>
            </w:r>
            <w:r>
              <w:rPr>
                <w:noProof/>
                <w:webHidden/>
              </w:rPr>
              <w:fldChar w:fldCharType="separate"/>
            </w:r>
            <w:r>
              <w:rPr>
                <w:noProof/>
                <w:webHidden/>
              </w:rPr>
              <w:t>33</w:t>
            </w:r>
            <w:r>
              <w:rPr>
                <w:noProof/>
                <w:webHidden/>
              </w:rPr>
              <w:fldChar w:fldCharType="end"/>
            </w:r>
          </w:hyperlink>
        </w:p>
        <w:p w14:paraId="69700740" w14:textId="74CFD96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0" w:history="1">
            <w:r w:rsidRPr="00D77F02">
              <w:rPr>
                <w:rStyle w:val="Hyperlink"/>
                <w:noProof/>
              </w:rPr>
              <w:t>10.3.1.</w:t>
            </w:r>
            <w:r>
              <w:rPr>
                <w:rFonts w:eastAsiaTheme="minorEastAsia"/>
                <w:noProof/>
                <w:kern w:val="2"/>
                <w:sz w:val="24"/>
                <w:szCs w:val="24"/>
                <w:lang w:eastAsia="en-AU"/>
                <w14:ligatures w14:val="standardContextual"/>
              </w:rPr>
              <w:tab/>
            </w:r>
            <w:r w:rsidRPr="00D77F02">
              <w:rPr>
                <w:rStyle w:val="Hyperlink"/>
                <w:noProof/>
              </w:rPr>
              <w:t>Orion 2 BMS Data Viewer Software</w:t>
            </w:r>
            <w:r>
              <w:rPr>
                <w:noProof/>
                <w:webHidden/>
              </w:rPr>
              <w:tab/>
            </w:r>
            <w:r>
              <w:rPr>
                <w:noProof/>
                <w:webHidden/>
              </w:rPr>
              <w:fldChar w:fldCharType="begin"/>
            </w:r>
            <w:r>
              <w:rPr>
                <w:noProof/>
                <w:webHidden/>
              </w:rPr>
              <w:instrText xml:space="preserve"> PAGEREF _Toc218885900 \h </w:instrText>
            </w:r>
            <w:r>
              <w:rPr>
                <w:noProof/>
                <w:webHidden/>
              </w:rPr>
            </w:r>
            <w:r>
              <w:rPr>
                <w:noProof/>
                <w:webHidden/>
              </w:rPr>
              <w:fldChar w:fldCharType="separate"/>
            </w:r>
            <w:r>
              <w:rPr>
                <w:noProof/>
                <w:webHidden/>
              </w:rPr>
              <w:t>34</w:t>
            </w:r>
            <w:r>
              <w:rPr>
                <w:noProof/>
                <w:webHidden/>
              </w:rPr>
              <w:fldChar w:fldCharType="end"/>
            </w:r>
          </w:hyperlink>
        </w:p>
        <w:p w14:paraId="09D30A2E" w14:textId="6D349DC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01" w:history="1">
            <w:r w:rsidRPr="00D77F02">
              <w:rPr>
                <w:rStyle w:val="Hyperlink"/>
                <w:noProof/>
              </w:rPr>
              <w:t>10.4.</w:t>
            </w:r>
            <w:r>
              <w:rPr>
                <w:rFonts w:eastAsiaTheme="minorEastAsia"/>
                <w:noProof/>
                <w:kern w:val="2"/>
                <w:sz w:val="24"/>
                <w:szCs w:val="24"/>
                <w:lang w:eastAsia="en-AU"/>
                <w14:ligatures w14:val="standardContextual"/>
              </w:rPr>
              <w:tab/>
            </w:r>
            <w:r w:rsidRPr="00D77F02">
              <w:rPr>
                <w:rStyle w:val="Hyperlink"/>
                <w:noProof/>
              </w:rPr>
              <w:t>Technical Inspection Preparation and Outcomes</w:t>
            </w:r>
            <w:r>
              <w:rPr>
                <w:noProof/>
                <w:webHidden/>
              </w:rPr>
              <w:tab/>
            </w:r>
            <w:r>
              <w:rPr>
                <w:noProof/>
                <w:webHidden/>
              </w:rPr>
              <w:fldChar w:fldCharType="begin"/>
            </w:r>
            <w:r>
              <w:rPr>
                <w:noProof/>
                <w:webHidden/>
              </w:rPr>
              <w:instrText xml:space="preserve"> PAGEREF _Toc218885901 \h </w:instrText>
            </w:r>
            <w:r>
              <w:rPr>
                <w:noProof/>
                <w:webHidden/>
              </w:rPr>
            </w:r>
            <w:r>
              <w:rPr>
                <w:noProof/>
                <w:webHidden/>
              </w:rPr>
              <w:fldChar w:fldCharType="separate"/>
            </w:r>
            <w:r>
              <w:rPr>
                <w:noProof/>
                <w:webHidden/>
              </w:rPr>
              <w:t>34</w:t>
            </w:r>
            <w:r>
              <w:rPr>
                <w:noProof/>
                <w:webHidden/>
              </w:rPr>
              <w:fldChar w:fldCharType="end"/>
            </w:r>
          </w:hyperlink>
        </w:p>
        <w:p w14:paraId="003A37B8" w14:textId="69F328F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2" w:history="1">
            <w:r w:rsidRPr="00D77F02">
              <w:rPr>
                <w:rStyle w:val="Hyperlink"/>
                <w:noProof/>
              </w:rPr>
              <w:t>10.4.1.</w:t>
            </w:r>
            <w:r>
              <w:rPr>
                <w:rFonts w:eastAsiaTheme="minorEastAsia"/>
                <w:noProof/>
                <w:kern w:val="2"/>
                <w:sz w:val="24"/>
                <w:szCs w:val="24"/>
                <w:lang w:eastAsia="en-AU"/>
                <w14:ligatures w14:val="standardContextual"/>
              </w:rPr>
              <w:tab/>
            </w:r>
            <w:r w:rsidRPr="00D77F02">
              <w:rPr>
                <w:rStyle w:val="Hyperlink"/>
                <w:noProof/>
              </w:rPr>
              <w:t>Inspection Strategy and Preparation</w:t>
            </w:r>
            <w:r>
              <w:rPr>
                <w:noProof/>
                <w:webHidden/>
              </w:rPr>
              <w:tab/>
            </w:r>
            <w:r>
              <w:rPr>
                <w:noProof/>
                <w:webHidden/>
              </w:rPr>
              <w:fldChar w:fldCharType="begin"/>
            </w:r>
            <w:r>
              <w:rPr>
                <w:noProof/>
                <w:webHidden/>
              </w:rPr>
              <w:instrText xml:space="preserve"> PAGEREF _Toc218885902 \h </w:instrText>
            </w:r>
            <w:r>
              <w:rPr>
                <w:noProof/>
                <w:webHidden/>
              </w:rPr>
            </w:r>
            <w:r>
              <w:rPr>
                <w:noProof/>
                <w:webHidden/>
              </w:rPr>
              <w:fldChar w:fldCharType="separate"/>
            </w:r>
            <w:r>
              <w:rPr>
                <w:noProof/>
                <w:webHidden/>
              </w:rPr>
              <w:t>36</w:t>
            </w:r>
            <w:r>
              <w:rPr>
                <w:noProof/>
                <w:webHidden/>
              </w:rPr>
              <w:fldChar w:fldCharType="end"/>
            </w:r>
          </w:hyperlink>
        </w:p>
        <w:p w14:paraId="54783960" w14:textId="22D3B49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3" w:history="1">
            <w:r w:rsidRPr="00D77F02">
              <w:rPr>
                <w:rStyle w:val="Hyperlink"/>
                <w:noProof/>
              </w:rPr>
              <w:t>10.4.2.</w:t>
            </w:r>
            <w:r>
              <w:rPr>
                <w:rFonts w:eastAsiaTheme="minorEastAsia"/>
                <w:noProof/>
                <w:kern w:val="2"/>
                <w:sz w:val="24"/>
                <w:szCs w:val="24"/>
                <w:lang w:eastAsia="en-AU"/>
                <w14:ligatures w14:val="standardContextual"/>
              </w:rPr>
              <w:tab/>
            </w:r>
            <w:r w:rsidRPr="00D77F02">
              <w:rPr>
                <w:rStyle w:val="Hyperlink"/>
                <w:noProof/>
              </w:rPr>
              <w:t>Accumulator Technical Inspection</w:t>
            </w:r>
            <w:r>
              <w:rPr>
                <w:noProof/>
                <w:webHidden/>
              </w:rPr>
              <w:tab/>
            </w:r>
            <w:r>
              <w:rPr>
                <w:noProof/>
                <w:webHidden/>
              </w:rPr>
              <w:fldChar w:fldCharType="begin"/>
            </w:r>
            <w:r>
              <w:rPr>
                <w:noProof/>
                <w:webHidden/>
              </w:rPr>
              <w:instrText xml:space="preserve"> PAGEREF _Toc218885903 \h </w:instrText>
            </w:r>
            <w:r>
              <w:rPr>
                <w:noProof/>
                <w:webHidden/>
              </w:rPr>
            </w:r>
            <w:r>
              <w:rPr>
                <w:noProof/>
                <w:webHidden/>
              </w:rPr>
              <w:fldChar w:fldCharType="separate"/>
            </w:r>
            <w:r>
              <w:rPr>
                <w:noProof/>
                <w:webHidden/>
              </w:rPr>
              <w:t>38</w:t>
            </w:r>
            <w:r>
              <w:rPr>
                <w:noProof/>
                <w:webHidden/>
              </w:rPr>
              <w:fldChar w:fldCharType="end"/>
            </w:r>
          </w:hyperlink>
        </w:p>
        <w:p w14:paraId="233E062C" w14:textId="02CE564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4" w:history="1">
            <w:r w:rsidRPr="00D77F02">
              <w:rPr>
                <w:rStyle w:val="Hyperlink"/>
                <w:noProof/>
              </w:rPr>
              <w:t>10.4.3.</w:t>
            </w:r>
            <w:r>
              <w:rPr>
                <w:rFonts w:eastAsiaTheme="minorEastAsia"/>
                <w:noProof/>
                <w:kern w:val="2"/>
                <w:sz w:val="24"/>
                <w:szCs w:val="24"/>
                <w:lang w:eastAsia="en-AU"/>
                <w14:ligatures w14:val="standardContextual"/>
              </w:rPr>
              <w:tab/>
            </w:r>
            <w:r w:rsidRPr="00D77F02">
              <w:rPr>
                <w:rStyle w:val="Hyperlink"/>
                <w:noProof/>
              </w:rPr>
              <w:t>EV Static, EV Functional and Rain Test</w:t>
            </w:r>
            <w:r>
              <w:rPr>
                <w:noProof/>
                <w:webHidden/>
              </w:rPr>
              <w:tab/>
            </w:r>
            <w:r>
              <w:rPr>
                <w:noProof/>
                <w:webHidden/>
              </w:rPr>
              <w:fldChar w:fldCharType="begin"/>
            </w:r>
            <w:r>
              <w:rPr>
                <w:noProof/>
                <w:webHidden/>
              </w:rPr>
              <w:instrText xml:space="preserve"> PAGEREF _Toc218885904 \h </w:instrText>
            </w:r>
            <w:r>
              <w:rPr>
                <w:noProof/>
                <w:webHidden/>
              </w:rPr>
            </w:r>
            <w:r>
              <w:rPr>
                <w:noProof/>
                <w:webHidden/>
              </w:rPr>
              <w:fldChar w:fldCharType="separate"/>
            </w:r>
            <w:r>
              <w:rPr>
                <w:noProof/>
                <w:webHidden/>
              </w:rPr>
              <w:t>40</w:t>
            </w:r>
            <w:r>
              <w:rPr>
                <w:noProof/>
                <w:webHidden/>
              </w:rPr>
              <w:fldChar w:fldCharType="end"/>
            </w:r>
          </w:hyperlink>
        </w:p>
        <w:p w14:paraId="1D7F963C" w14:textId="3FA4DA8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5" w:history="1">
            <w:r w:rsidRPr="00D77F02">
              <w:rPr>
                <w:rStyle w:val="Hyperlink"/>
                <w:noProof/>
              </w:rPr>
              <w:t>10.4.4.</w:t>
            </w:r>
            <w:r>
              <w:rPr>
                <w:rFonts w:eastAsiaTheme="minorEastAsia"/>
                <w:noProof/>
                <w:kern w:val="2"/>
                <w:sz w:val="24"/>
                <w:szCs w:val="24"/>
                <w:lang w:eastAsia="en-AU"/>
                <w14:ligatures w14:val="standardContextual"/>
              </w:rPr>
              <w:tab/>
            </w:r>
            <w:r w:rsidRPr="00D77F02">
              <w:rPr>
                <w:rStyle w:val="Hyperlink"/>
                <w:noProof/>
              </w:rPr>
              <w:t>Parc fermé</w:t>
            </w:r>
            <w:r>
              <w:rPr>
                <w:noProof/>
                <w:webHidden/>
              </w:rPr>
              <w:tab/>
            </w:r>
            <w:r>
              <w:rPr>
                <w:noProof/>
                <w:webHidden/>
              </w:rPr>
              <w:fldChar w:fldCharType="begin"/>
            </w:r>
            <w:r>
              <w:rPr>
                <w:noProof/>
                <w:webHidden/>
              </w:rPr>
              <w:instrText xml:space="preserve"> PAGEREF _Toc218885905 \h </w:instrText>
            </w:r>
            <w:r>
              <w:rPr>
                <w:noProof/>
                <w:webHidden/>
              </w:rPr>
            </w:r>
            <w:r>
              <w:rPr>
                <w:noProof/>
                <w:webHidden/>
              </w:rPr>
              <w:fldChar w:fldCharType="separate"/>
            </w:r>
            <w:r>
              <w:rPr>
                <w:noProof/>
                <w:webHidden/>
              </w:rPr>
              <w:t>49</w:t>
            </w:r>
            <w:r>
              <w:rPr>
                <w:noProof/>
                <w:webHidden/>
              </w:rPr>
              <w:fldChar w:fldCharType="end"/>
            </w:r>
          </w:hyperlink>
        </w:p>
        <w:p w14:paraId="42B343E1" w14:textId="1B6AA830"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06" w:history="1">
            <w:r w:rsidRPr="00D77F02">
              <w:rPr>
                <w:rStyle w:val="Hyperlink"/>
                <w:noProof/>
              </w:rPr>
              <w:t>11.</w:t>
            </w:r>
            <w:r>
              <w:rPr>
                <w:rFonts w:eastAsiaTheme="minorEastAsia"/>
                <w:noProof/>
                <w:kern w:val="2"/>
                <w:sz w:val="24"/>
                <w:szCs w:val="24"/>
                <w:lang w:eastAsia="en-AU"/>
                <w14:ligatures w14:val="standardContextual"/>
              </w:rPr>
              <w:tab/>
            </w:r>
            <w:r w:rsidRPr="00D77F02">
              <w:rPr>
                <w:rStyle w:val="Hyperlink"/>
                <w:noProof/>
              </w:rPr>
              <w:t>Team Leadership and Knowledge Transfer</w:t>
            </w:r>
            <w:r>
              <w:rPr>
                <w:noProof/>
                <w:webHidden/>
              </w:rPr>
              <w:tab/>
            </w:r>
            <w:r>
              <w:rPr>
                <w:noProof/>
                <w:webHidden/>
              </w:rPr>
              <w:fldChar w:fldCharType="begin"/>
            </w:r>
            <w:r>
              <w:rPr>
                <w:noProof/>
                <w:webHidden/>
              </w:rPr>
              <w:instrText xml:space="preserve"> PAGEREF _Toc218885906 \h </w:instrText>
            </w:r>
            <w:r>
              <w:rPr>
                <w:noProof/>
                <w:webHidden/>
              </w:rPr>
            </w:r>
            <w:r>
              <w:rPr>
                <w:noProof/>
                <w:webHidden/>
              </w:rPr>
              <w:fldChar w:fldCharType="separate"/>
            </w:r>
            <w:r>
              <w:rPr>
                <w:noProof/>
                <w:webHidden/>
              </w:rPr>
              <w:t>51</w:t>
            </w:r>
            <w:r>
              <w:rPr>
                <w:noProof/>
                <w:webHidden/>
              </w:rPr>
              <w:fldChar w:fldCharType="end"/>
            </w:r>
          </w:hyperlink>
        </w:p>
        <w:p w14:paraId="723FDE89" w14:textId="039FCC5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07" w:history="1">
            <w:r w:rsidRPr="00D77F02">
              <w:rPr>
                <w:rStyle w:val="Hyperlink"/>
                <w:noProof/>
              </w:rPr>
              <w:t>11.1.</w:t>
            </w:r>
            <w:r>
              <w:rPr>
                <w:rFonts w:eastAsiaTheme="minorEastAsia"/>
                <w:noProof/>
                <w:kern w:val="2"/>
                <w:sz w:val="24"/>
                <w:szCs w:val="24"/>
                <w:lang w:eastAsia="en-AU"/>
                <w14:ligatures w14:val="standardContextual"/>
              </w:rPr>
              <w:tab/>
            </w:r>
            <w:r w:rsidRPr="00D77F02">
              <w:rPr>
                <w:rStyle w:val="Hyperlink"/>
                <w:noProof/>
              </w:rPr>
              <w:t>2025 Mechatronic Team Structure and Member Roles</w:t>
            </w:r>
            <w:r>
              <w:rPr>
                <w:noProof/>
                <w:webHidden/>
              </w:rPr>
              <w:tab/>
            </w:r>
            <w:r>
              <w:rPr>
                <w:noProof/>
                <w:webHidden/>
              </w:rPr>
              <w:fldChar w:fldCharType="begin"/>
            </w:r>
            <w:r>
              <w:rPr>
                <w:noProof/>
                <w:webHidden/>
              </w:rPr>
              <w:instrText xml:space="preserve"> PAGEREF _Toc218885907 \h </w:instrText>
            </w:r>
            <w:r>
              <w:rPr>
                <w:noProof/>
                <w:webHidden/>
              </w:rPr>
            </w:r>
            <w:r>
              <w:rPr>
                <w:noProof/>
                <w:webHidden/>
              </w:rPr>
              <w:fldChar w:fldCharType="separate"/>
            </w:r>
            <w:r>
              <w:rPr>
                <w:noProof/>
                <w:webHidden/>
              </w:rPr>
              <w:t>51</w:t>
            </w:r>
            <w:r>
              <w:rPr>
                <w:noProof/>
                <w:webHidden/>
              </w:rPr>
              <w:fldChar w:fldCharType="end"/>
            </w:r>
          </w:hyperlink>
        </w:p>
        <w:p w14:paraId="174918C5" w14:textId="2D4528F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8" w:history="1">
            <w:r w:rsidRPr="00D77F02">
              <w:rPr>
                <w:rStyle w:val="Hyperlink"/>
                <w:noProof/>
              </w:rPr>
              <w:t>11.1.1.</w:t>
            </w:r>
            <w:r>
              <w:rPr>
                <w:rFonts w:eastAsiaTheme="minorEastAsia"/>
                <w:noProof/>
                <w:kern w:val="2"/>
                <w:sz w:val="24"/>
                <w:szCs w:val="24"/>
                <w:lang w:eastAsia="en-AU"/>
                <w14:ligatures w14:val="standardContextual"/>
              </w:rPr>
              <w:tab/>
            </w:r>
            <w:r w:rsidRPr="00D77F02">
              <w:rPr>
                <w:rStyle w:val="Hyperlink"/>
                <w:noProof/>
              </w:rPr>
              <w:t>Data Engineer</w:t>
            </w:r>
            <w:r>
              <w:rPr>
                <w:noProof/>
                <w:webHidden/>
              </w:rPr>
              <w:tab/>
            </w:r>
            <w:r>
              <w:rPr>
                <w:noProof/>
                <w:webHidden/>
              </w:rPr>
              <w:fldChar w:fldCharType="begin"/>
            </w:r>
            <w:r>
              <w:rPr>
                <w:noProof/>
                <w:webHidden/>
              </w:rPr>
              <w:instrText xml:space="preserve"> PAGEREF _Toc218885908 \h </w:instrText>
            </w:r>
            <w:r>
              <w:rPr>
                <w:noProof/>
                <w:webHidden/>
              </w:rPr>
            </w:r>
            <w:r>
              <w:rPr>
                <w:noProof/>
                <w:webHidden/>
              </w:rPr>
              <w:fldChar w:fldCharType="separate"/>
            </w:r>
            <w:r>
              <w:rPr>
                <w:noProof/>
                <w:webHidden/>
              </w:rPr>
              <w:t>51</w:t>
            </w:r>
            <w:r>
              <w:rPr>
                <w:noProof/>
                <w:webHidden/>
              </w:rPr>
              <w:fldChar w:fldCharType="end"/>
            </w:r>
          </w:hyperlink>
        </w:p>
        <w:p w14:paraId="6A47FFBA" w14:textId="52923E5A"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09" w:history="1">
            <w:r w:rsidRPr="00D77F02">
              <w:rPr>
                <w:rStyle w:val="Hyperlink"/>
                <w:noProof/>
              </w:rPr>
              <w:t>11.1.2.</w:t>
            </w:r>
            <w:r>
              <w:rPr>
                <w:rFonts w:eastAsiaTheme="minorEastAsia"/>
                <w:noProof/>
                <w:kern w:val="2"/>
                <w:sz w:val="24"/>
                <w:szCs w:val="24"/>
                <w:lang w:eastAsia="en-AU"/>
                <w14:ligatures w14:val="standardContextual"/>
              </w:rPr>
              <w:tab/>
            </w:r>
            <w:r w:rsidRPr="00D77F02">
              <w:rPr>
                <w:rStyle w:val="Hyperlink"/>
                <w:noProof/>
              </w:rPr>
              <w:t>HV Powertrain Engineer</w:t>
            </w:r>
            <w:r>
              <w:rPr>
                <w:noProof/>
                <w:webHidden/>
              </w:rPr>
              <w:tab/>
            </w:r>
            <w:r>
              <w:rPr>
                <w:noProof/>
                <w:webHidden/>
              </w:rPr>
              <w:fldChar w:fldCharType="begin"/>
            </w:r>
            <w:r>
              <w:rPr>
                <w:noProof/>
                <w:webHidden/>
              </w:rPr>
              <w:instrText xml:space="preserve"> PAGEREF _Toc218885909 \h </w:instrText>
            </w:r>
            <w:r>
              <w:rPr>
                <w:noProof/>
                <w:webHidden/>
              </w:rPr>
            </w:r>
            <w:r>
              <w:rPr>
                <w:noProof/>
                <w:webHidden/>
              </w:rPr>
              <w:fldChar w:fldCharType="separate"/>
            </w:r>
            <w:r>
              <w:rPr>
                <w:noProof/>
                <w:webHidden/>
              </w:rPr>
              <w:t>51</w:t>
            </w:r>
            <w:r>
              <w:rPr>
                <w:noProof/>
                <w:webHidden/>
              </w:rPr>
              <w:fldChar w:fldCharType="end"/>
            </w:r>
          </w:hyperlink>
        </w:p>
        <w:p w14:paraId="672A6B51" w14:textId="6BBBBDA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0" w:history="1">
            <w:r w:rsidRPr="00D77F02">
              <w:rPr>
                <w:rStyle w:val="Hyperlink"/>
                <w:noProof/>
              </w:rPr>
              <w:t>11.1.3.</w:t>
            </w:r>
            <w:r>
              <w:rPr>
                <w:rFonts w:eastAsiaTheme="minorEastAsia"/>
                <w:noProof/>
                <w:kern w:val="2"/>
                <w:sz w:val="24"/>
                <w:szCs w:val="24"/>
                <w:lang w:eastAsia="en-AU"/>
                <w14:ligatures w14:val="standardContextual"/>
              </w:rPr>
              <w:tab/>
            </w:r>
            <w:r w:rsidRPr="00D77F02">
              <w:rPr>
                <w:rStyle w:val="Hyperlink"/>
                <w:noProof/>
              </w:rPr>
              <w:t>Accumulator Electronics Engineer</w:t>
            </w:r>
            <w:r>
              <w:rPr>
                <w:noProof/>
                <w:webHidden/>
              </w:rPr>
              <w:tab/>
            </w:r>
            <w:r>
              <w:rPr>
                <w:noProof/>
                <w:webHidden/>
              </w:rPr>
              <w:fldChar w:fldCharType="begin"/>
            </w:r>
            <w:r>
              <w:rPr>
                <w:noProof/>
                <w:webHidden/>
              </w:rPr>
              <w:instrText xml:space="preserve"> PAGEREF _Toc218885910 \h </w:instrText>
            </w:r>
            <w:r>
              <w:rPr>
                <w:noProof/>
                <w:webHidden/>
              </w:rPr>
            </w:r>
            <w:r>
              <w:rPr>
                <w:noProof/>
                <w:webHidden/>
              </w:rPr>
              <w:fldChar w:fldCharType="separate"/>
            </w:r>
            <w:r>
              <w:rPr>
                <w:noProof/>
                <w:webHidden/>
              </w:rPr>
              <w:t>52</w:t>
            </w:r>
            <w:r>
              <w:rPr>
                <w:noProof/>
                <w:webHidden/>
              </w:rPr>
              <w:fldChar w:fldCharType="end"/>
            </w:r>
          </w:hyperlink>
        </w:p>
        <w:p w14:paraId="61640014" w14:textId="76705E84"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1" w:history="1">
            <w:r w:rsidRPr="00D77F02">
              <w:rPr>
                <w:rStyle w:val="Hyperlink"/>
                <w:noProof/>
              </w:rPr>
              <w:t>11.1.4.</w:t>
            </w:r>
            <w:r>
              <w:rPr>
                <w:rFonts w:eastAsiaTheme="minorEastAsia"/>
                <w:noProof/>
                <w:kern w:val="2"/>
                <w:sz w:val="24"/>
                <w:szCs w:val="24"/>
                <w:lang w:eastAsia="en-AU"/>
                <w14:ligatures w14:val="standardContextual"/>
              </w:rPr>
              <w:tab/>
            </w:r>
            <w:r w:rsidRPr="00D77F02">
              <w:rPr>
                <w:rStyle w:val="Hyperlink"/>
                <w:noProof/>
              </w:rPr>
              <w:t>Sem 1 ENGG3200, CEN PCB</w:t>
            </w:r>
            <w:r>
              <w:rPr>
                <w:noProof/>
                <w:webHidden/>
              </w:rPr>
              <w:tab/>
            </w:r>
            <w:r>
              <w:rPr>
                <w:noProof/>
                <w:webHidden/>
              </w:rPr>
              <w:fldChar w:fldCharType="begin"/>
            </w:r>
            <w:r>
              <w:rPr>
                <w:noProof/>
                <w:webHidden/>
              </w:rPr>
              <w:instrText xml:space="preserve"> PAGEREF _Toc218885911 \h </w:instrText>
            </w:r>
            <w:r>
              <w:rPr>
                <w:noProof/>
                <w:webHidden/>
              </w:rPr>
            </w:r>
            <w:r>
              <w:rPr>
                <w:noProof/>
                <w:webHidden/>
              </w:rPr>
              <w:fldChar w:fldCharType="separate"/>
            </w:r>
            <w:r>
              <w:rPr>
                <w:noProof/>
                <w:webHidden/>
              </w:rPr>
              <w:t>52</w:t>
            </w:r>
            <w:r>
              <w:rPr>
                <w:noProof/>
                <w:webHidden/>
              </w:rPr>
              <w:fldChar w:fldCharType="end"/>
            </w:r>
          </w:hyperlink>
        </w:p>
        <w:p w14:paraId="5463F08E" w14:textId="654ED41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2" w:history="1">
            <w:r w:rsidRPr="00D77F02">
              <w:rPr>
                <w:rStyle w:val="Hyperlink"/>
                <w:noProof/>
              </w:rPr>
              <w:t>11.1.5.</w:t>
            </w:r>
            <w:r>
              <w:rPr>
                <w:rFonts w:eastAsiaTheme="minorEastAsia"/>
                <w:noProof/>
                <w:kern w:val="2"/>
                <w:sz w:val="24"/>
                <w:szCs w:val="24"/>
                <w:lang w:eastAsia="en-AU"/>
                <w14:ligatures w14:val="standardContextual"/>
              </w:rPr>
              <w:tab/>
            </w:r>
            <w:r w:rsidRPr="00D77F02">
              <w:rPr>
                <w:rStyle w:val="Hyperlink"/>
                <w:noProof/>
              </w:rPr>
              <w:t>Sem 1 ENGG3200, PEN &amp; Breakout Board PCBs</w:t>
            </w:r>
            <w:r>
              <w:rPr>
                <w:noProof/>
                <w:webHidden/>
              </w:rPr>
              <w:tab/>
            </w:r>
            <w:r>
              <w:rPr>
                <w:noProof/>
                <w:webHidden/>
              </w:rPr>
              <w:fldChar w:fldCharType="begin"/>
            </w:r>
            <w:r>
              <w:rPr>
                <w:noProof/>
                <w:webHidden/>
              </w:rPr>
              <w:instrText xml:space="preserve"> PAGEREF _Toc218885912 \h </w:instrText>
            </w:r>
            <w:r>
              <w:rPr>
                <w:noProof/>
                <w:webHidden/>
              </w:rPr>
            </w:r>
            <w:r>
              <w:rPr>
                <w:noProof/>
                <w:webHidden/>
              </w:rPr>
              <w:fldChar w:fldCharType="separate"/>
            </w:r>
            <w:r>
              <w:rPr>
                <w:noProof/>
                <w:webHidden/>
              </w:rPr>
              <w:t>52</w:t>
            </w:r>
            <w:r>
              <w:rPr>
                <w:noProof/>
                <w:webHidden/>
              </w:rPr>
              <w:fldChar w:fldCharType="end"/>
            </w:r>
          </w:hyperlink>
        </w:p>
        <w:p w14:paraId="19106A01" w14:textId="67E3EA66"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3" w:history="1">
            <w:r w:rsidRPr="00D77F02">
              <w:rPr>
                <w:rStyle w:val="Hyperlink"/>
                <w:noProof/>
              </w:rPr>
              <w:t>11.1.6.</w:t>
            </w:r>
            <w:r>
              <w:rPr>
                <w:rFonts w:eastAsiaTheme="minorEastAsia"/>
                <w:noProof/>
                <w:kern w:val="2"/>
                <w:sz w:val="24"/>
                <w:szCs w:val="24"/>
                <w:lang w:eastAsia="en-AU"/>
                <w14:ligatures w14:val="standardContextual"/>
              </w:rPr>
              <w:tab/>
            </w:r>
            <w:r w:rsidRPr="00D77F02">
              <w:rPr>
                <w:rStyle w:val="Hyperlink"/>
                <w:noProof/>
              </w:rPr>
              <w:t>Sem 2 ENGG3200, HIP, BEN, LVD PCBs</w:t>
            </w:r>
            <w:r>
              <w:rPr>
                <w:noProof/>
                <w:webHidden/>
              </w:rPr>
              <w:tab/>
            </w:r>
            <w:r>
              <w:rPr>
                <w:noProof/>
                <w:webHidden/>
              </w:rPr>
              <w:fldChar w:fldCharType="begin"/>
            </w:r>
            <w:r>
              <w:rPr>
                <w:noProof/>
                <w:webHidden/>
              </w:rPr>
              <w:instrText xml:space="preserve"> PAGEREF _Toc218885913 \h </w:instrText>
            </w:r>
            <w:r>
              <w:rPr>
                <w:noProof/>
                <w:webHidden/>
              </w:rPr>
            </w:r>
            <w:r>
              <w:rPr>
                <w:noProof/>
                <w:webHidden/>
              </w:rPr>
              <w:fldChar w:fldCharType="separate"/>
            </w:r>
            <w:r>
              <w:rPr>
                <w:noProof/>
                <w:webHidden/>
              </w:rPr>
              <w:t>52</w:t>
            </w:r>
            <w:r>
              <w:rPr>
                <w:noProof/>
                <w:webHidden/>
              </w:rPr>
              <w:fldChar w:fldCharType="end"/>
            </w:r>
          </w:hyperlink>
        </w:p>
        <w:p w14:paraId="25BF69DA" w14:textId="0E6D084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14" w:history="1">
            <w:r w:rsidRPr="00D77F02">
              <w:rPr>
                <w:rStyle w:val="Hyperlink"/>
                <w:noProof/>
              </w:rPr>
              <w:t>11.2.</w:t>
            </w:r>
            <w:r>
              <w:rPr>
                <w:rFonts w:eastAsiaTheme="minorEastAsia"/>
                <w:noProof/>
                <w:kern w:val="2"/>
                <w:sz w:val="24"/>
                <w:szCs w:val="24"/>
                <w:lang w:eastAsia="en-AU"/>
                <w14:ligatures w14:val="standardContextual"/>
              </w:rPr>
              <w:tab/>
            </w:r>
            <w:r w:rsidRPr="00D77F02">
              <w:rPr>
                <w:rStyle w:val="Hyperlink"/>
                <w:noProof/>
              </w:rPr>
              <w:t>Proposed 2026 Mechatronics Team Structure and Member Roles</w:t>
            </w:r>
            <w:r>
              <w:rPr>
                <w:noProof/>
                <w:webHidden/>
              </w:rPr>
              <w:tab/>
            </w:r>
            <w:r>
              <w:rPr>
                <w:noProof/>
                <w:webHidden/>
              </w:rPr>
              <w:fldChar w:fldCharType="begin"/>
            </w:r>
            <w:r>
              <w:rPr>
                <w:noProof/>
                <w:webHidden/>
              </w:rPr>
              <w:instrText xml:space="preserve"> PAGEREF _Toc218885914 \h </w:instrText>
            </w:r>
            <w:r>
              <w:rPr>
                <w:noProof/>
                <w:webHidden/>
              </w:rPr>
            </w:r>
            <w:r>
              <w:rPr>
                <w:noProof/>
                <w:webHidden/>
              </w:rPr>
              <w:fldChar w:fldCharType="separate"/>
            </w:r>
            <w:r>
              <w:rPr>
                <w:noProof/>
                <w:webHidden/>
              </w:rPr>
              <w:t>52</w:t>
            </w:r>
            <w:r>
              <w:rPr>
                <w:noProof/>
                <w:webHidden/>
              </w:rPr>
              <w:fldChar w:fldCharType="end"/>
            </w:r>
          </w:hyperlink>
        </w:p>
        <w:p w14:paraId="3B4CA098" w14:textId="10A342F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5" w:history="1">
            <w:r w:rsidRPr="00D77F02">
              <w:rPr>
                <w:rStyle w:val="Hyperlink"/>
                <w:noProof/>
              </w:rPr>
              <w:t>11.2.1.</w:t>
            </w:r>
            <w:r>
              <w:rPr>
                <w:rFonts w:eastAsiaTheme="minorEastAsia"/>
                <w:noProof/>
                <w:kern w:val="2"/>
                <w:sz w:val="24"/>
                <w:szCs w:val="24"/>
                <w:lang w:eastAsia="en-AU"/>
                <w14:ligatures w14:val="standardContextual"/>
              </w:rPr>
              <w:tab/>
            </w:r>
            <w:r w:rsidRPr="00D77F02">
              <w:rPr>
                <w:rStyle w:val="Hyperlink"/>
                <w:noProof/>
              </w:rPr>
              <w:t>Data Engineer</w:t>
            </w:r>
            <w:r>
              <w:rPr>
                <w:noProof/>
                <w:webHidden/>
              </w:rPr>
              <w:tab/>
            </w:r>
            <w:r>
              <w:rPr>
                <w:noProof/>
                <w:webHidden/>
              </w:rPr>
              <w:fldChar w:fldCharType="begin"/>
            </w:r>
            <w:r>
              <w:rPr>
                <w:noProof/>
                <w:webHidden/>
              </w:rPr>
              <w:instrText xml:space="preserve"> PAGEREF _Toc218885915 \h </w:instrText>
            </w:r>
            <w:r>
              <w:rPr>
                <w:noProof/>
                <w:webHidden/>
              </w:rPr>
            </w:r>
            <w:r>
              <w:rPr>
                <w:noProof/>
                <w:webHidden/>
              </w:rPr>
              <w:fldChar w:fldCharType="separate"/>
            </w:r>
            <w:r>
              <w:rPr>
                <w:noProof/>
                <w:webHidden/>
              </w:rPr>
              <w:t>52</w:t>
            </w:r>
            <w:r>
              <w:rPr>
                <w:noProof/>
                <w:webHidden/>
              </w:rPr>
              <w:fldChar w:fldCharType="end"/>
            </w:r>
          </w:hyperlink>
        </w:p>
        <w:p w14:paraId="05B9BD3E" w14:textId="5733D16F"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6" w:history="1">
            <w:r w:rsidRPr="00D77F02">
              <w:rPr>
                <w:rStyle w:val="Hyperlink"/>
                <w:noProof/>
              </w:rPr>
              <w:t>11.2.2.</w:t>
            </w:r>
            <w:r>
              <w:rPr>
                <w:rFonts w:eastAsiaTheme="minorEastAsia"/>
                <w:noProof/>
                <w:kern w:val="2"/>
                <w:sz w:val="24"/>
                <w:szCs w:val="24"/>
                <w:lang w:eastAsia="en-AU"/>
                <w14:ligatures w14:val="standardContextual"/>
              </w:rPr>
              <w:tab/>
            </w:r>
            <w:r w:rsidRPr="00D77F02">
              <w:rPr>
                <w:rStyle w:val="Hyperlink"/>
                <w:noProof/>
              </w:rPr>
              <w:t>HV Powertrain Engineer</w:t>
            </w:r>
            <w:r>
              <w:rPr>
                <w:noProof/>
                <w:webHidden/>
              </w:rPr>
              <w:tab/>
            </w:r>
            <w:r>
              <w:rPr>
                <w:noProof/>
                <w:webHidden/>
              </w:rPr>
              <w:fldChar w:fldCharType="begin"/>
            </w:r>
            <w:r>
              <w:rPr>
                <w:noProof/>
                <w:webHidden/>
              </w:rPr>
              <w:instrText xml:space="preserve"> PAGEREF _Toc218885916 \h </w:instrText>
            </w:r>
            <w:r>
              <w:rPr>
                <w:noProof/>
                <w:webHidden/>
              </w:rPr>
            </w:r>
            <w:r>
              <w:rPr>
                <w:noProof/>
                <w:webHidden/>
              </w:rPr>
              <w:fldChar w:fldCharType="separate"/>
            </w:r>
            <w:r>
              <w:rPr>
                <w:noProof/>
                <w:webHidden/>
              </w:rPr>
              <w:t>52</w:t>
            </w:r>
            <w:r>
              <w:rPr>
                <w:noProof/>
                <w:webHidden/>
              </w:rPr>
              <w:fldChar w:fldCharType="end"/>
            </w:r>
          </w:hyperlink>
        </w:p>
        <w:p w14:paraId="419D94B8" w14:textId="01353381"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7" w:history="1">
            <w:r w:rsidRPr="00D77F02">
              <w:rPr>
                <w:rStyle w:val="Hyperlink"/>
                <w:noProof/>
              </w:rPr>
              <w:t>11.2.3.</w:t>
            </w:r>
            <w:r>
              <w:rPr>
                <w:rFonts w:eastAsiaTheme="minorEastAsia"/>
                <w:noProof/>
                <w:kern w:val="2"/>
                <w:sz w:val="24"/>
                <w:szCs w:val="24"/>
                <w:lang w:eastAsia="en-AU"/>
                <w14:ligatures w14:val="standardContextual"/>
              </w:rPr>
              <w:tab/>
            </w:r>
            <w:r w:rsidRPr="00D77F02">
              <w:rPr>
                <w:rStyle w:val="Hyperlink"/>
                <w:noProof/>
              </w:rPr>
              <w:t>Dynamometer Engineer</w:t>
            </w:r>
            <w:r>
              <w:rPr>
                <w:noProof/>
                <w:webHidden/>
              </w:rPr>
              <w:tab/>
            </w:r>
            <w:r>
              <w:rPr>
                <w:noProof/>
                <w:webHidden/>
              </w:rPr>
              <w:fldChar w:fldCharType="begin"/>
            </w:r>
            <w:r>
              <w:rPr>
                <w:noProof/>
                <w:webHidden/>
              </w:rPr>
              <w:instrText xml:space="preserve"> PAGEREF _Toc218885917 \h </w:instrText>
            </w:r>
            <w:r>
              <w:rPr>
                <w:noProof/>
                <w:webHidden/>
              </w:rPr>
            </w:r>
            <w:r>
              <w:rPr>
                <w:noProof/>
                <w:webHidden/>
              </w:rPr>
              <w:fldChar w:fldCharType="separate"/>
            </w:r>
            <w:r>
              <w:rPr>
                <w:noProof/>
                <w:webHidden/>
              </w:rPr>
              <w:t>52</w:t>
            </w:r>
            <w:r>
              <w:rPr>
                <w:noProof/>
                <w:webHidden/>
              </w:rPr>
              <w:fldChar w:fldCharType="end"/>
            </w:r>
          </w:hyperlink>
        </w:p>
        <w:p w14:paraId="555F1C3A" w14:textId="7FCB7215"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8" w:history="1">
            <w:r w:rsidRPr="00D77F02">
              <w:rPr>
                <w:rStyle w:val="Hyperlink"/>
                <w:noProof/>
              </w:rPr>
              <w:t>11.2.4.</w:t>
            </w:r>
            <w:r>
              <w:rPr>
                <w:rFonts w:eastAsiaTheme="minorEastAsia"/>
                <w:noProof/>
                <w:kern w:val="2"/>
                <w:sz w:val="24"/>
                <w:szCs w:val="24"/>
                <w:lang w:eastAsia="en-AU"/>
                <w14:ligatures w14:val="standardContextual"/>
              </w:rPr>
              <w:tab/>
            </w:r>
            <w:r w:rsidRPr="00D77F02">
              <w:rPr>
                <w:rStyle w:val="Hyperlink"/>
                <w:noProof/>
              </w:rPr>
              <w:t>Accumulator Electronics Engineer</w:t>
            </w:r>
            <w:r>
              <w:rPr>
                <w:noProof/>
                <w:webHidden/>
              </w:rPr>
              <w:tab/>
            </w:r>
            <w:r>
              <w:rPr>
                <w:noProof/>
                <w:webHidden/>
              </w:rPr>
              <w:fldChar w:fldCharType="begin"/>
            </w:r>
            <w:r>
              <w:rPr>
                <w:noProof/>
                <w:webHidden/>
              </w:rPr>
              <w:instrText xml:space="preserve"> PAGEREF _Toc218885918 \h </w:instrText>
            </w:r>
            <w:r>
              <w:rPr>
                <w:noProof/>
                <w:webHidden/>
              </w:rPr>
            </w:r>
            <w:r>
              <w:rPr>
                <w:noProof/>
                <w:webHidden/>
              </w:rPr>
              <w:fldChar w:fldCharType="separate"/>
            </w:r>
            <w:r>
              <w:rPr>
                <w:noProof/>
                <w:webHidden/>
              </w:rPr>
              <w:t>52</w:t>
            </w:r>
            <w:r>
              <w:rPr>
                <w:noProof/>
                <w:webHidden/>
              </w:rPr>
              <w:fldChar w:fldCharType="end"/>
            </w:r>
          </w:hyperlink>
        </w:p>
        <w:p w14:paraId="3CCABE8D" w14:textId="6CB0F8A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19" w:history="1">
            <w:r w:rsidRPr="00D77F02">
              <w:rPr>
                <w:rStyle w:val="Hyperlink"/>
                <w:noProof/>
              </w:rPr>
              <w:t>11.2.5.</w:t>
            </w:r>
            <w:r>
              <w:rPr>
                <w:rFonts w:eastAsiaTheme="minorEastAsia"/>
                <w:noProof/>
                <w:kern w:val="2"/>
                <w:sz w:val="24"/>
                <w:szCs w:val="24"/>
                <w:lang w:eastAsia="en-AU"/>
                <w14:ligatures w14:val="standardContextual"/>
              </w:rPr>
              <w:tab/>
            </w:r>
            <w:r w:rsidRPr="00D77F02">
              <w:rPr>
                <w:rStyle w:val="Hyperlink"/>
                <w:noProof/>
              </w:rPr>
              <w:t>Directed Roles</w:t>
            </w:r>
            <w:r>
              <w:rPr>
                <w:noProof/>
                <w:webHidden/>
              </w:rPr>
              <w:tab/>
            </w:r>
            <w:r>
              <w:rPr>
                <w:noProof/>
                <w:webHidden/>
              </w:rPr>
              <w:fldChar w:fldCharType="begin"/>
            </w:r>
            <w:r>
              <w:rPr>
                <w:noProof/>
                <w:webHidden/>
              </w:rPr>
              <w:instrText xml:space="preserve"> PAGEREF _Toc218885919 \h </w:instrText>
            </w:r>
            <w:r>
              <w:rPr>
                <w:noProof/>
                <w:webHidden/>
              </w:rPr>
            </w:r>
            <w:r>
              <w:rPr>
                <w:noProof/>
                <w:webHidden/>
              </w:rPr>
              <w:fldChar w:fldCharType="separate"/>
            </w:r>
            <w:r>
              <w:rPr>
                <w:noProof/>
                <w:webHidden/>
              </w:rPr>
              <w:t>53</w:t>
            </w:r>
            <w:r>
              <w:rPr>
                <w:noProof/>
                <w:webHidden/>
              </w:rPr>
              <w:fldChar w:fldCharType="end"/>
            </w:r>
          </w:hyperlink>
        </w:p>
        <w:p w14:paraId="48FD0D20" w14:textId="2A2B2F4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0" w:history="1">
            <w:r w:rsidRPr="00D77F02">
              <w:rPr>
                <w:rStyle w:val="Hyperlink"/>
                <w:noProof/>
              </w:rPr>
              <w:t>11.3.</w:t>
            </w:r>
            <w:r>
              <w:rPr>
                <w:rFonts w:eastAsiaTheme="minorEastAsia"/>
                <w:noProof/>
                <w:kern w:val="2"/>
                <w:sz w:val="24"/>
                <w:szCs w:val="24"/>
                <w:lang w:eastAsia="en-AU"/>
                <w14:ligatures w14:val="standardContextual"/>
              </w:rPr>
              <w:tab/>
            </w:r>
            <w:r w:rsidRPr="00D77F02">
              <w:rPr>
                <w:rStyle w:val="Hyperlink"/>
                <w:noProof/>
              </w:rPr>
              <w:t>Onboarding, Training, and Mentorship</w:t>
            </w:r>
            <w:r>
              <w:rPr>
                <w:noProof/>
                <w:webHidden/>
              </w:rPr>
              <w:tab/>
            </w:r>
            <w:r>
              <w:rPr>
                <w:noProof/>
                <w:webHidden/>
              </w:rPr>
              <w:fldChar w:fldCharType="begin"/>
            </w:r>
            <w:r>
              <w:rPr>
                <w:noProof/>
                <w:webHidden/>
              </w:rPr>
              <w:instrText xml:space="preserve"> PAGEREF _Toc218885920 \h </w:instrText>
            </w:r>
            <w:r>
              <w:rPr>
                <w:noProof/>
                <w:webHidden/>
              </w:rPr>
            </w:r>
            <w:r>
              <w:rPr>
                <w:noProof/>
                <w:webHidden/>
              </w:rPr>
              <w:fldChar w:fldCharType="separate"/>
            </w:r>
            <w:r>
              <w:rPr>
                <w:noProof/>
                <w:webHidden/>
              </w:rPr>
              <w:t>53</w:t>
            </w:r>
            <w:r>
              <w:rPr>
                <w:noProof/>
                <w:webHidden/>
              </w:rPr>
              <w:fldChar w:fldCharType="end"/>
            </w:r>
          </w:hyperlink>
        </w:p>
        <w:p w14:paraId="2EED5FAA" w14:textId="709F20BD"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1" w:history="1">
            <w:r w:rsidRPr="00D77F02">
              <w:rPr>
                <w:rStyle w:val="Hyperlink"/>
                <w:noProof/>
              </w:rPr>
              <w:t>11.3.1.</w:t>
            </w:r>
            <w:r>
              <w:rPr>
                <w:rFonts w:eastAsiaTheme="minorEastAsia"/>
                <w:noProof/>
                <w:kern w:val="2"/>
                <w:sz w:val="24"/>
                <w:szCs w:val="24"/>
                <w:lang w:eastAsia="en-AU"/>
                <w14:ligatures w14:val="standardContextual"/>
              </w:rPr>
              <w:tab/>
            </w:r>
            <w:r w:rsidRPr="00D77F02">
              <w:rPr>
                <w:rStyle w:val="Hyperlink"/>
                <w:noProof/>
              </w:rPr>
              <w:t>Starter Projects</w:t>
            </w:r>
            <w:r>
              <w:rPr>
                <w:noProof/>
                <w:webHidden/>
              </w:rPr>
              <w:tab/>
            </w:r>
            <w:r>
              <w:rPr>
                <w:noProof/>
                <w:webHidden/>
              </w:rPr>
              <w:fldChar w:fldCharType="begin"/>
            </w:r>
            <w:r>
              <w:rPr>
                <w:noProof/>
                <w:webHidden/>
              </w:rPr>
              <w:instrText xml:space="preserve"> PAGEREF _Toc218885921 \h </w:instrText>
            </w:r>
            <w:r>
              <w:rPr>
                <w:noProof/>
                <w:webHidden/>
              </w:rPr>
            </w:r>
            <w:r>
              <w:rPr>
                <w:noProof/>
                <w:webHidden/>
              </w:rPr>
              <w:fldChar w:fldCharType="separate"/>
            </w:r>
            <w:r>
              <w:rPr>
                <w:noProof/>
                <w:webHidden/>
              </w:rPr>
              <w:t>53</w:t>
            </w:r>
            <w:r>
              <w:rPr>
                <w:noProof/>
                <w:webHidden/>
              </w:rPr>
              <w:fldChar w:fldCharType="end"/>
            </w:r>
          </w:hyperlink>
        </w:p>
        <w:p w14:paraId="637BCAD5" w14:textId="5F9CE01B"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2" w:history="1">
            <w:r w:rsidRPr="00D77F02">
              <w:rPr>
                <w:rStyle w:val="Hyperlink"/>
                <w:noProof/>
              </w:rPr>
              <w:t>11.3.2.</w:t>
            </w:r>
            <w:r>
              <w:rPr>
                <w:rFonts w:eastAsiaTheme="minorEastAsia"/>
                <w:noProof/>
                <w:kern w:val="2"/>
                <w:sz w:val="24"/>
                <w:szCs w:val="24"/>
                <w:lang w:eastAsia="en-AU"/>
                <w14:ligatures w14:val="standardContextual"/>
              </w:rPr>
              <w:tab/>
            </w:r>
            <w:r w:rsidRPr="00D77F02">
              <w:rPr>
                <w:rStyle w:val="Hyperlink"/>
                <w:noProof/>
              </w:rPr>
              <w:t>FYP Starter Projects in 2025</w:t>
            </w:r>
            <w:r>
              <w:rPr>
                <w:noProof/>
                <w:webHidden/>
              </w:rPr>
              <w:tab/>
            </w:r>
            <w:r>
              <w:rPr>
                <w:noProof/>
                <w:webHidden/>
              </w:rPr>
              <w:fldChar w:fldCharType="begin"/>
            </w:r>
            <w:r>
              <w:rPr>
                <w:noProof/>
                <w:webHidden/>
              </w:rPr>
              <w:instrText xml:space="preserve"> PAGEREF _Toc218885922 \h </w:instrText>
            </w:r>
            <w:r>
              <w:rPr>
                <w:noProof/>
                <w:webHidden/>
              </w:rPr>
            </w:r>
            <w:r>
              <w:rPr>
                <w:noProof/>
                <w:webHidden/>
              </w:rPr>
              <w:fldChar w:fldCharType="separate"/>
            </w:r>
            <w:r>
              <w:rPr>
                <w:noProof/>
                <w:webHidden/>
              </w:rPr>
              <w:t>54</w:t>
            </w:r>
            <w:r>
              <w:rPr>
                <w:noProof/>
                <w:webHidden/>
              </w:rPr>
              <w:fldChar w:fldCharType="end"/>
            </w:r>
          </w:hyperlink>
        </w:p>
        <w:p w14:paraId="1F21318F" w14:textId="79B83619"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3" w:history="1">
            <w:r w:rsidRPr="00D77F02">
              <w:rPr>
                <w:rStyle w:val="Hyperlink"/>
                <w:noProof/>
              </w:rPr>
              <w:t>11.3.3.</w:t>
            </w:r>
            <w:r>
              <w:rPr>
                <w:rFonts w:eastAsiaTheme="minorEastAsia"/>
                <w:noProof/>
                <w:kern w:val="2"/>
                <w:sz w:val="24"/>
                <w:szCs w:val="24"/>
                <w:lang w:eastAsia="en-AU"/>
                <w14:ligatures w14:val="standardContextual"/>
              </w:rPr>
              <w:tab/>
            </w:r>
            <w:r w:rsidRPr="00D77F02">
              <w:rPr>
                <w:rStyle w:val="Hyperlink"/>
                <w:noProof/>
              </w:rPr>
              <w:t>Lessons Learnt by The Author During the Onboarding, Training and Mentoring Processes</w:t>
            </w:r>
            <w:r>
              <w:rPr>
                <w:noProof/>
                <w:webHidden/>
              </w:rPr>
              <w:tab/>
            </w:r>
            <w:r>
              <w:rPr>
                <w:noProof/>
                <w:webHidden/>
              </w:rPr>
              <w:fldChar w:fldCharType="begin"/>
            </w:r>
            <w:r>
              <w:rPr>
                <w:noProof/>
                <w:webHidden/>
              </w:rPr>
              <w:instrText xml:space="preserve"> PAGEREF _Toc218885923 \h </w:instrText>
            </w:r>
            <w:r>
              <w:rPr>
                <w:noProof/>
                <w:webHidden/>
              </w:rPr>
            </w:r>
            <w:r>
              <w:rPr>
                <w:noProof/>
                <w:webHidden/>
              </w:rPr>
              <w:fldChar w:fldCharType="separate"/>
            </w:r>
            <w:r>
              <w:rPr>
                <w:noProof/>
                <w:webHidden/>
              </w:rPr>
              <w:t>56</w:t>
            </w:r>
            <w:r>
              <w:rPr>
                <w:noProof/>
                <w:webHidden/>
              </w:rPr>
              <w:fldChar w:fldCharType="end"/>
            </w:r>
          </w:hyperlink>
        </w:p>
        <w:p w14:paraId="57770F2B" w14:textId="4660FE3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4" w:history="1">
            <w:r w:rsidRPr="00D77F02">
              <w:rPr>
                <w:rStyle w:val="Hyperlink"/>
                <w:noProof/>
              </w:rPr>
              <w:t>11.4.</w:t>
            </w:r>
            <w:r>
              <w:rPr>
                <w:rFonts w:eastAsiaTheme="minorEastAsia"/>
                <w:noProof/>
                <w:kern w:val="2"/>
                <w:sz w:val="24"/>
                <w:szCs w:val="24"/>
                <w:lang w:eastAsia="en-AU"/>
                <w14:ligatures w14:val="standardContextual"/>
              </w:rPr>
              <w:tab/>
            </w:r>
            <w:r w:rsidRPr="00D77F02">
              <w:rPr>
                <w:rStyle w:val="Hyperlink"/>
                <w:noProof/>
              </w:rPr>
              <w:t>Delegation, Progress Tracking, and Review Processes</w:t>
            </w:r>
            <w:r>
              <w:rPr>
                <w:noProof/>
                <w:webHidden/>
              </w:rPr>
              <w:tab/>
            </w:r>
            <w:r>
              <w:rPr>
                <w:noProof/>
                <w:webHidden/>
              </w:rPr>
              <w:fldChar w:fldCharType="begin"/>
            </w:r>
            <w:r>
              <w:rPr>
                <w:noProof/>
                <w:webHidden/>
              </w:rPr>
              <w:instrText xml:space="preserve"> PAGEREF _Toc218885924 \h </w:instrText>
            </w:r>
            <w:r>
              <w:rPr>
                <w:noProof/>
                <w:webHidden/>
              </w:rPr>
            </w:r>
            <w:r>
              <w:rPr>
                <w:noProof/>
                <w:webHidden/>
              </w:rPr>
              <w:fldChar w:fldCharType="separate"/>
            </w:r>
            <w:r>
              <w:rPr>
                <w:noProof/>
                <w:webHidden/>
              </w:rPr>
              <w:t>56</w:t>
            </w:r>
            <w:r>
              <w:rPr>
                <w:noProof/>
                <w:webHidden/>
              </w:rPr>
              <w:fldChar w:fldCharType="end"/>
            </w:r>
          </w:hyperlink>
        </w:p>
        <w:p w14:paraId="0D8DC4C2" w14:textId="60690838"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5" w:history="1">
            <w:r w:rsidRPr="00D77F02">
              <w:rPr>
                <w:rStyle w:val="Hyperlink"/>
                <w:noProof/>
              </w:rPr>
              <w:t>11.4.1.</w:t>
            </w:r>
            <w:r>
              <w:rPr>
                <w:rFonts w:eastAsiaTheme="minorEastAsia"/>
                <w:noProof/>
                <w:kern w:val="2"/>
                <w:sz w:val="24"/>
                <w:szCs w:val="24"/>
                <w:lang w:eastAsia="en-AU"/>
                <w14:ligatures w14:val="standardContextual"/>
              </w:rPr>
              <w:tab/>
            </w:r>
            <w:r w:rsidRPr="00D77F02">
              <w:rPr>
                <w:rStyle w:val="Hyperlink"/>
                <w:noProof/>
              </w:rPr>
              <w:t>Delegation</w:t>
            </w:r>
            <w:r>
              <w:rPr>
                <w:noProof/>
                <w:webHidden/>
              </w:rPr>
              <w:tab/>
            </w:r>
            <w:r>
              <w:rPr>
                <w:noProof/>
                <w:webHidden/>
              </w:rPr>
              <w:fldChar w:fldCharType="begin"/>
            </w:r>
            <w:r>
              <w:rPr>
                <w:noProof/>
                <w:webHidden/>
              </w:rPr>
              <w:instrText xml:space="preserve"> PAGEREF _Toc218885925 \h </w:instrText>
            </w:r>
            <w:r>
              <w:rPr>
                <w:noProof/>
                <w:webHidden/>
              </w:rPr>
            </w:r>
            <w:r>
              <w:rPr>
                <w:noProof/>
                <w:webHidden/>
              </w:rPr>
              <w:fldChar w:fldCharType="separate"/>
            </w:r>
            <w:r>
              <w:rPr>
                <w:noProof/>
                <w:webHidden/>
              </w:rPr>
              <w:t>56</w:t>
            </w:r>
            <w:r>
              <w:rPr>
                <w:noProof/>
                <w:webHidden/>
              </w:rPr>
              <w:fldChar w:fldCharType="end"/>
            </w:r>
          </w:hyperlink>
        </w:p>
        <w:p w14:paraId="12C1FBAE" w14:textId="4F198257"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6" w:history="1">
            <w:r w:rsidRPr="00D77F02">
              <w:rPr>
                <w:rStyle w:val="Hyperlink"/>
                <w:noProof/>
              </w:rPr>
              <w:t>11.4.2.</w:t>
            </w:r>
            <w:r>
              <w:rPr>
                <w:rFonts w:eastAsiaTheme="minorEastAsia"/>
                <w:noProof/>
                <w:kern w:val="2"/>
                <w:sz w:val="24"/>
                <w:szCs w:val="24"/>
                <w:lang w:eastAsia="en-AU"/>
                <w14:ligatures w14:val="standardContextual"/>
              </w:rPr>
              <w:tab/>
            </w:r>
            <w:r w:rsidRPr="00D77F02">
              <w:rPr>
                <w:rStyle w:val="Hyperlink"/>
                <w:noProof/>
              </w:rPr>
              <w:t>Progress Tracking</w:t>
            </w:r>
            <w:r>
              <w:rPr>
                <w:noProof/>
                <w:webHidden/>
              </w:rPr>
              <w:tab/>
            </w:r>
            <w:r>
              <w:rPr>
                <w:noProof/>
                <w:webHidden/>
              </w:rPr>
              <w:fldChar w:fldCharType="begin"/>
            </w:r>
            <w:r>
              <w:rPr>
                <w:noProof/>
                <w:webHidden/>
              </w:rPr>
              <w:instrText xml:space="preserve"> PAGEREF _Toc218885926 \h </w:instrText>
            </w:r>
            <w:r>
              <w:rPr>
                <w:noProof/>
                <w:webHidden/>
              </w:rPr>
            </w:r>
            <w:r>
              <w:rPr>
                <w:noProof/>
                <w:webHidden/>
              </w:rPr>
              <w:fldChar w:fldCharType="separate"/>
            </w:r>
            <w:r>
              <w:rPr>
                <w:noProof/>
                <w:webHidden/>
              </w:rPr>
              <w:t>57</w:t>
            </w:r>
            <w:r>
              <w:rPr>
                <w:noProof/>
                <w:webHidden/>
              </w:rPr>
              <w:fldChar w:fldCharType="end"/>
            </w:r>
          </w:hyperlink>
        </w:p>
        <w:p w14:paraId="36E0F457" w14:textId="39410FB3"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27" w:history="1">
            <w:r w:rsidRPr="00D77F02">
              <w:rPr>
                <w:rStyle w:val="Hyperlink"/>
                <w:noProof/>
              </w:rPr>
              <w:t>11.4.3.</w:t>
            </w:r>
            <w:r>
              <w:rPr>
                <w:rFonts w:eastAsiaTheme="minorEastAsia"/>
                <w:noProof/>
                <w:kern w:val="2"/>
                <w:sz w:val="24"/>
                <w:szCs w:val="24"/>
                <w:lang w:eastAsia="en-AU"/>
                <w14:ligatures w14:val="standardContextual"/>
              </w:rPr>
              <w:tab/>
            </w:r>
            <w:r w:rsidRPr="00D77F02">
              <w:rPr>
                <w:rStyle w:val="Hyperlink"/>
                <w:noProof/>
              </w:rPr>
              <w:t>Review Process</w:t>
            </w:r>
            <w:r>
              <w:rPr>
                <w:noProof/>
                <w:webHidden/>
              </w:rPr>
              <w:tab/>
            </w:r>
            <w:r>
              <w:rPr>
                <w:noProof/>
                <w:webHidden/>
              </w:rPr>
              <w:fldChar w:fldCharType="begin"/>
            </w:r>
            <w:r>
              <w:rPr>
                <w:noProof/>
                <w:webHidden/>
              </w:rPr>
              <w:instrText xml:space="preserve"> PAGEREF _Toc218885927 \h </w:instrText>
            </w:r>
            <w:r>
              <w:rPr>
                <w:noProof/>
                <w:webHidden/>
              </w:rPr>
            </w:r>
            <w:r>
              <w:rPr>
                <w:noProof/>
                <w:webHidden/>
              </w:rPr>
              <w:fldChar w:fldCharType="separate"/>
            </w:r>
            <w:r>
              <w:rPr>
                <w:noProof/>
                <w:webHidden/>
              </w:rPr>
              <w:t>57</w:t>
            </w:r>
            <w:r>
              <w:rPr>
                <w:noProof/>
                <w:webHidden/>
              </w:rPr>
              <w:fldChar w:fldCharType="end"/>
            </w:r>
          </w:hyperlink>
        </w:p>
        <w:p w14:paraId="6F0A74EF" w14:textId="075BCF7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28" w:history="1">
            <w:r w:rsidRPr="00D77F02">
              <w:rPr>
                <w:rStyle w:val="Hyperlink"/>
                <w:noProof/>
              </w:rPr>
              <w:t>11.5.</w:t>
            </w:r>
            <w:r>
              <w:rPr>
                <w:rFonts w:eastAsiaTheme="minorEastAsia"/>
                <w:noProof/>
                <w:kern w:val="2"/>
                <w:sz w:val="24"/>
                <w:szCs w:val="24"/>
                <w:lang w:eastAsia="en-AU"/>
                <w14:ligatures w14:val="standardContextual"/>
              </w:rPr>
              <w:tab/>
            </w:r>
            <w:r w:rsidRPr="00D77F02">
              <w:rPr>
                <w:rStyle w:val="Hyperlink"/>
                <w:noProof/>
              </w:rPr>
              <w:t>Knowledge Transfer and Documentation Outputs</w:t>
            </w:r>
            <w:r>
              <w:rPr>
                <w:noProof/>
                <w:webHidden/>
              </w:rPr>
              <w:tab/>
            </w:r>
            <w:r>
              <w:rPr>
                <w:noProof/>
                <w:webHidden/>
              </w:rPr>
              <w:fldChar w:fldCharType="begin"/>
            </w:r>
            <w:r>
              <w:rPr>
                <w:noProof/>
                <w:webHidden/>
              </w:rPr>
              <w:instrText xml:space="preserve"> PAGEREF _Toc218885928 \h </w:instrText>
            </w:r>
            <w:r>
              <w:rPr>
                <w:noProof/>
                <w:webHidden/>
              </w:rPr>
            </w:r>
            <w:r>
              <w:rPr>
                <w:noProof/>
                <w:webHidden/>
              </w:rPr>
              <w:fldChar w:fldCharType="separate"/>
            </w:r>
            <w:r>
              <w:rPr>
                <w:noProof/>
                <w:webHidden/>
              </w:rPr>
              <w:t>57</w:t>
            </w:r>
            <w:r>
              <w:rPr>
                <w:noProof/>
                <w:webHidden/>
              </w:rPr>
              <w:fldChar w:fldCharType="end"/>
            </w:r>
          </w:hyperlink>
        </w:p>
        <w:p w14:paraId="7F34F207" w14:textId="5727B843"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29" w:history="1">
            <w:r w:rsidRPr="00D77F02">
              <w:rPr>
                <w:rStyle w:val="Hyperlink"/>
                <w:noProof/>
              </w:rPr>
              <w:t>12.</w:t>
            </w:r>
            <w:r>
              <w:rPr>
                <w:rFonts w:eastAsiaTheme="minorEastAsia"/>
                <w:noProof/>
                <w:kern w:val="2"/>
                <w:sz w:val="24"/>
                <w:szCs w:val="24"/>
                <w:lang w:eastAsia="en-AU"/>
                <w14:ligatures w14:val="standardContextual"/>
              </w:rPr>
              <w:tab/>
            </w:r>
            <w:r w:rsidRPr="00D77F02">
              <w:rPr>
                <w:rStyle w:val="Hyperlink"/>
                <w:noProof/>
              </w:rPr>
              <w:t>Risk Management and Lessons Learnt</w:t>
            </w:r>
            <w:r>
              <w:rPr>
                <w:noProof/>
                <w:webHidden/>
              </w:rPr>
              <w:tab/>
            </w:r>
            <w:r>
              <w:rPr>
                <w:noProof/>
                <w:webHidden/>
              </w:rPr>
              <w:fldChar w:fldCharType="begin"/>
            </w:r>
            <w:r>
              <w:rPr>
                <w:noProof/>
                <w:webHidden/>
              </w:rPr>
              <w:instrText xml:space="preserve"> PAGEREF _Toc218885929 \h </w:instrText>
            </w:r>
            <w:r>
              <w:rPr>
                <w:noProof/>
                <w:webHidden/>
              </w:rPr>
            </w:r>
            <w:r>
              <w:rPr>
                <w:noProof/>
                <w:webHidden/>
              </w:rPr>
              <w:fldChar w:fldCharType="separate"/>
            </w:r>
            <w:r>
              <w:rPr>
                <w:noProof/>
                <w:webHidden/>
              </w:rPr>
              <w:t>58</w:t>
            </w:r>
            <w:r>
              <w:rPr>
                <w:noProof/>
                <w:webHidden/>
              </w:rPr>
              <w:fldChar w:fldCharType="end"/>
            </w:r>
          </w:hyperlink>
        </w:p>
        <w:p w14:paraId="2D35E477" w14:textId="6329CC86"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0" w:history="1">
            <w:r w:rsidRPr="00D77F02">
              <w:rPr>
                <w:rStyle w:val="Hyperlink"/>
                <w:noProof/>
              </w:rPr>
              <w:t>12.1.</w:t>
            </w:r>
            <w:r>
              <w:rPr>
                <w:rFonts w:eastAsiaTheme="minorEastAsia"/>
                <w:noProof/>
                <w:kern w:val="2"/>
                <w:sz w:val="24"/>
                <w:szCs w:val="24"/>
                <w:lang w:eastAsia="en-AU"/>
                <w14:ligatures w14:val="standardContextual"/>
              </w:rPr>
              <w:tab/>
            </w:r>
            <w:r w:rsidRPr="00D77F02">
              <w:rPr>
                <w:rStyle w:val="Hyperlink"/>
                <w:noProof/>
              </w:rPr>
              <w:t>Technical Risks and Mitigation Strategies</w:t>
            </w:r>
            <w:r>
              <w:rPr>
                <w:noProof/>
                <w:webHidden/>
              </w:rPr>
              <w:tab/>
            </w:r>
            <w:r>
              <w:rPr>
                <w:noProof/>
                <w:webHidden/>
              </w:rPr>
              <w:fldChar w:fldCharType="begin"/>
            </w:r>
            <w:r>
              <w:rPr>
                <w:noProof/>
                <w:webHidden/>
              </w:rPr>
              <w:instrText xml:space="preserve"> PAGEREF _Toc218885930 \h </w:instrText>
            </w:r>
            <w:r>
              <w:rPr>
                <w:noProof/>
                <w:webHidden/>
              </w:rPr>
            </w:r>
            <w:r>
              <w:rPr>
                <w:noProof/>
                <w:webHidden/>
              </w:rPr>
              <w:fldChar w:fldCharType="separate"/>
            </w:r>
            <w:r>
              <w:rPr>
                <w:noProof/>
                <w:webHidden/>
              </w:rPr>
              <w:t>58</w:t>
            </w:r>
            <w:r>
              <w:rPr>
                <w:noProof/>
                <w:webHidden/>
              </w:rPr>
              <w:fldChar w:fldCharType="end"/>
            </w:r>
          </w:hyperlink>
        </w:p>
        <w:p w14:paraId="078A6EB1" w14:textId="49A3CAC4"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1" w:history="1">
            <w:r w:rsidRPr="00D77F02">
              <w:rPr>
                <w:rStyle w:val="Hyperlink"/>
                <w:noProof/>
              </w:rPr>
              <w:t>12.2.</w:t>
            </w:r>
            <w:r>
              <w:rPr>
                <w:rFonts w:eastAsiaTheme="minorEastAsia"/>
                <w:noProof/>
                <w:kern w:val="2"/>
                <w:sz w:val="24"/>
                <w:szCs w:val="24"/>
                <w:lang w:eastAsia="en-AU"/>
                <w14:ligatures w14:val="standardContextual"/>
              </w:rPr>
              <w:tab/>
            </w:r>
            <w:r w:rsidRPr="00D77F02">
              <w:rPr>
                <w:rStyle w:val="Hyperlink"/>
                <w:noProof/>
              </w:rPr>
              <w:t>Team and Workload Management Risks</w:t>
            </w:r>
            <w:r>
              <w:rPr>
                <w:noProof/>
                <w:webHidden/>
              </w:rPr>
              <w:tab/>
            </w:r>
            <w:r>
              <w:rPr>
                <w:noProof/>
                <w:webHidden/>
              </w:rPr>
              <w:fldChar w:fldCharType="begin"/>
            </w:r>
            <w:r>
              <w:rPr>
                <w:noProof/>
                <w:webHidden/>
              </w:rPr>
              <w:instrText xml:space="preserve"> PAGEREF _Toc218885931 \h </w:instrText>
            </w:r>
            <w:r>
              <w:rPr>
                <w:noProof/>
                <w:webHidden/>
              </w:rPr>
            </w:r>
            <w:r>
              <w:rPr>
                <w:noProof/>
                <w:webHidden/>
              </w:rPr>
              <w:fldChar w:fldCharType="separate"/>
            </w:r>
            <w:r>
              <w:rPr>
                <w:noProof/>
                <w:webHidden/>
              </w:rPr>
              <w:t>59</w:t>
            </w:r>
            <w:r>
              <w:rPr>
                <w:noProof/>
                <w:webHidden/>
              </w:rPr>
              <w:fldChar w:fldCharType="end"/>
            </w:r>
          </w:hyperlink>
        </w:p>
        <w:p w14:paraId="64C53E63" w14:textId="32461EC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2" w:history="1">
            <w:r w:rsidRPr="00D77F02">
              <w:rPr>
                <w:rStyle w:val="Hyperlink"/>
                <w:noProof/>
              </w:rPr>
              <w:t>12.3.</w:t>
            </w:r>
            <w:r>
              <w:rPr>
                <w:rFonts w:eastAsiaTheme="minorEastAsia"/>
                <w:noProof/>
                <w:kern w:val="2"/>
                <w:sz w:val="24"/>
                <w:szCs w:val="24"/>
                <w:lang w:eastAsia="en-AU"/>
                <w14:ligatures w14:val="standardContextual"/>
              </w:rPr>
              <w:tab/>
            </w:r>
            <w:r w:rsidRPr="00D77F02">
              <w:rPr>
                <w:rStyle w:val="Hyperlink"/>
                <w:noProof/>
              </w:rPr>
              <w:t>Schedule and Delivery Risks</w:t>
            </w:r>
            <w:r>
              <w:rPr>
                <w:noProof/>
                <w:webHidden/>
              </w:rPr>
              <w:tab/>
            </w:r>
            <w:r>
              <w:rPr>
                <w:noProof/>
                <w:webHidden/>
              </w:rPr>
              <w:fldChar w:fldCharType="begin"/>
            </w:r>
            <w:r>
              <w:rPr>
                <w:noProof/>
                <w:webHidden/>
              </w:rPr>
              <w:instrText xml:space="preserve"> PAGEREF _Toc218885932 \h </w:instrText>
            </w:r>
            <w:r>
              <w:rPr>
                <w:noProof/>
                <w:webHidden/>
              </w:rPr>
            </w:r>
            <w:r>
              <w:rPr>
                <w:noProof/>
                <w:webHidden/>
              </w:rPr>
              <w:fldChar w:fldCharType="separate"/>
            </w:r>
            <w:r>
              <w:rPr>
                <w:noProof/>
                <w:webHidden/>
              </w:rPr>
              <w:t>59</w:t>
            </w:r>
            <w:r>
              <w:rPr>
                <w:noProof/>
                <w:webHidden/>
              </w:rPr>
              <w:fldChar w:fldCharType="end"/>
            </w:r>
          </w:hyperlink>
        </w:p>
        <w:p w14:paraId="7DF73DBE" w14:textId="70CEF72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3" w:history="1">
            <w:r w:rsidRPr="00D77F02">
              <w:rPr>
                <w:rStyle w:val="Hyperlink"/>
                <w:noProof/>
              </w:rPr>
              <w:t>12.4.</w:t>
            </w:r>
            <w:r>
              <w:rPr>
                <w:rFonts w:eastAsiaTheme="minorEastAsia"/>
                <w:noProof/>
                <w:kern w:val="2"/>
                <w:sz w:val="24"/>
                <w:szCs w:val="24"/>
                <w:lang w:eastAsia="en-AU"/>
                <w14:ligatures w14:val="standardContextual"/>
              </w:rPr>
              <w:tab/>
            </w:r>
            <w:r w:rsidRPr="00D77F02">
              <w:rPr>
                <w:rStyle w:val="Hyperlink"/>
                <w:noProof/>
              </w:rPr>
              <w:t>Key Lessons Learnt</w:t>
            </w:r>
            <w:r>
              <w:rPr>
                <w:noProof/>
                <w:webHidden/>
              </w:rPr>
              <w:tab/>
            </w:r>
            <w:r>
              <w:rPr>
                <w:noProof/>
                <w:webHidden/>
              </w:rPr>
              <w:fldChar w:fldCharType="begin"/>
            </w:r>
            <w:r>
              <w:rPr>
                <w:noProof/>
                <w:webHidden/>
              </w:rPr>
              <w:instrText xml:space="preserve"> PAGEREF _Toc218885933 \h </w:instrText>
            </w:r>
            <w:r>
              <w:rPr>
                <w:noProof/>
                <w:webHidden/>
              </w:rPr>
            </w:r>
            <w:r>
              <w:rPr>
                <w:noProof/>
                <w:webHidden/>
              </w:rPr>
              <w:fldChar w:fldCharType="separate"/>
            </w:r>
            <w:r>
              <w:rPr>
                <w:noProof/>
                <w:webHidden/>
              </w:rPr>
              <w:t>59</w:t>
            </w:r>
            <w:r>
              <w:rPr>
                <w:noProof/>
                <w:webHidden/>
              </w:rPr>
              <w:fldChar w:fldCharType="end"/>
            </w:r>
          </w:hyperlink>
        </w:p>
        <w:p w14:paraId="1108A3CD" w14:textId="0D4D837C"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34" w:history="1">
            <w:r w:rsidRPr="00D77F02">
              <w:rPr>
                <w:rStyle w:val="Hyperlink"/>
                <w:noProof/>
              </w:rPr>
              <w:t>13.</w:t>
            </w:r>
            <w:r>
              <w:rPr>
                <w:rFonts w:eastAsiaTheme="minorEastAsia"/>
                <w:noProof/>
                <w:kern w:val="2"/>
                <w:sz w:val="24"/>
                <w:szCs w:val="24"/>
                <w:lang w:eastAsia="en-AU"/>
                <w14:ligatures w14:val="standardContextual"/>
              </w:rPr>
              <w:tab/>
            </w:r>
            <w:r w:rsidRPr="00D77F02">
              <w:rPr>
                <w:rStyle w:val="Hyperlink"/>
                <w:noProof/>
              </w:rPr>
              <w:t>Project Outcomes and Performance Evaluation</w:t>
            </w:r>
            <w:r>
              <w:rPr>
                <w:noProof/>
                <w:webHidden/>
              </w:rPr>
              <w:tab/>
            </w:r>
            <w:r>
              <w:rPr>
                <w:noProof/>
                <w:webHidden/>
              </w:rPr>
              <w:fldChar w:fldCharType="begin"/>
            </w:r>
            <w:r>
              <w:rPr>
                <w:noProof/>
                <w:webHidden/>
              </w:rPr>
              <w:instrText xml:space="preserve"> PAGEREF _Toc218885934 \h </w:instrText>
            </w:r>
            <w:r>
              <w:rPr>
                <w:noProof/>
                <w:webHidden/>
              </w:rPr>
            </w:r>
            <w:r>
              <w:rPr>
                <w:noProof/>
                <w:webHidden/>
              </w:rPr>
              <w:fldChar w:fldCharType="separate"/>
            </w:r>
            <w:r>
              <w:rPr>
                <w:noProof/>
                <w:webHidden/>
              </w:rPr>
              <w:t>59</w:t>
            </w:r>
            <w:r>
              <w:rPr>
                <w:noProof/>
                <w:webHidden/>
              </w:rPr>
              <w:fldChar w:fldCharType="end"/>
            </w:r>
          </w:hyperlink>
        </w:p>
        <w:p w14:paraId="1380BA08" w14:textId="03AF7E9F"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5" w:history="1">
            <w:r w:rsidRPr="00D77F02">
              <w:rPr>
                <w:rStyle w:val="Hyperlink"/>
                <w:noProof/>
              </w:rPr>
              <w:t>13.1.</w:t>
            </w:r>
            <w:r>
              <w:rPr>
                <w:rFonts w:eastAsiaTheme="minorEastAsia"/>
                <w:noProof/>
                <w:kern w:val="2"/>
                <w:sz w:val="24"/>
                <w:szCs w:val="24"/>
                <w:lang w:eastAsia="en-AU"/>
                <w14:ligatures w14:val="standardContextual"/>
              </w:rPr>
              <w:tab/>
            </w:r>
            <w:r w:rsidRPr="00D77F02">
              <w:rPr>
                <w:rStyle w:val="Hyperlink"/>
                <w:noProof/>
              </w:rPr>
              <w:t>Achievement of Project Objectives</w:t>
            </w:r>
            <w:r>
              <w:rPr>
                <w:noProof/>
                <w:webHidden/>
              </w:rPr>
              <w:tab/>
            </w:r>
            <w:r>
              <w:rPr>
                <w:noProof/>
                <w:webHidden/>
              </w:rPr>
              <w:fldChar w:fldCharType="begin"/>
            </w:r>
            <w:r>
              <w:rPr>
                <w:noProof/>
                <w:webHidden/>
              </w:rPr>
              <w:instrText xml:space="preserve"> PAGEREF _Toc218885935 \h </w:instrText>
            </w:r>
            <w:r>
              <w:rPr>
                <w:noProof/>
                <w:webHidden/>
              </w:rPr>
            </w:r>
            <w:r>
              <w:rPr>
                <w:noProof/>
                <w:webHidden/>
              </w:rPr>
              <w:fldChar w:fldCharType="separate"/>
            </w:r>
            <w:r>
              <w:rPr>
                <w:noProof/>
                <w:webHidden/>
              </w:rPr>
              <w:t>59</w:t>
            </w:r>
            <w:r>
              <w:rPr>
                <w:noProof/>
                <w:webHidden/>
              </w:rPr>
              <w:fldChar w:fldCharType="end"/>
            </w:r>
          </w:hyperlink>
        </w:p>
        <w:p w14:paraId="4C6D6E1E" w14:textId="5AA229EB"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6" w:history="1">
            <w:r w:rsidRPr="00D77F02">
              <w:rPr>
                <w:rStyle w:val="Hyperlink"/>
                <w:noProof/>
              </w:rPr>
              <w:t>13.2.</w:t>
            </w:r>
            <w:r>
              <w:rPr>
                <w:rFonts w:eastAsiaTheme="minorEastAsia"/>
                <w:noProof/>
                <w:kern w:val="2"/>
                <w:sz w:val="24"/>
                <w:szCs w:val="24"/>
                <w:lang w:eastAsia="en-AU"/>
                <w14:ligatures w14:val="standardContextual"/>
              </w:rPr>
              <w:tab/>
            </w:r>
            <w:r w:rsidRPr="00D77F02">
              <w:rPr>
                <w:rStyle w:val="Hyperlink"/>
                <w:noProof/>
              </w:rPr>
              <w:t>Assessment Against Success Measures</w:t>
            </w:r>
            <w:r>
              <w:rPr>
                <w:noProof/>
                <w:webHidden/>
              </w:rPr>
              <w:tab/>
            </w:r>
            <w:r>
              <w:rPr>
                <w:noProof/>
                <w:webHidden/>
              </w:rPr>
              <w:fldChar w:fldCharType="begin"/>
            </w:r>
            <w:r>
              <w:rPr>
                <w:noProof/>
                <w:webHidden/>
              </w:rPr>
              <w:instrText xml:space="preserve"> PAGEREF _Toc218885936 \h </w:instrText>
            </w:r>
            <w:r>
              <w:rPr>
                <w:noProof/>
                <w:webHidden/>
              </w:rPr>
            </w:r>
            <w:r>
              <w:rPr>
                <w:noProof/>
                <w:webHidden/>
              </w:rPr>
              <w:fldChar w:fldCharType="separate"/>
            </w:r>
            <w:r>
              <w:rPr>
                <w:noProof/>
                <w:webHidden/>
              </w:rPr>
              <w:t>59</w:t>
            </w:r>
            <w:r>
              <w:rPr>
                <w:noProof/>
                <w:webHidden/>
              </w:rPr>
              <w:fldChar w:fldCharType="end"/>
            </w:r>
          </w:hyperlink>
        </w:p>
        <w:p w14:paraId="1D264AFE" w14:textId="161E4D80"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37" w:history="1">
            <w:r w:rsidRPr="00D77F02">
              <w:rPr>
                <w:rStyle w:val="Hyperlink"/>
                <w:noProof/>
              </w:rPr>
              <w:t>13.3.</w:t>
            </w:r>
            <w:r>
              <w:rPr>
                <w:rFonts w:eastAsiaTheme="minorEastAsia"/>
                <w:noProof/>
                <w:kern w:val="2"/>
                <w:sz w:val="24"/>
                <w:szCs w:val="24"/>
                <w:lang w:eastAsia="en-AU"/>
                <w14:ligatures w14:val="standardContextual"/>
              </w:rPr>
              <w:tab/>
            </w:r>
            <w:r w:rsidRPr="00D77F02">
              <w:rPr>
                <w:rStyle w:val="Hyperlink"/>
                <w:noProof/>
              </w:rPr>
              <w:t>Impact on Team Performance and Competition Readiness</w:t>
            </w:r>
            <w:r>
              <w:rPr>
                <w:noProof/>
                <w:webHidden/>
              </w:rPr>
              <w:tab/>
            </w:r>
            <w:r>
              <w:rPr>
                <w:noProof/>
                <w:webHidden/>
              </w:rPr>
              <w:fldChar w:fldCharType="begin"/>
            </w:r>
            <w:r>
              <w:rPr>
                <w:noProof/>
                <w:webHidden/>
              </w:rPr>
              <w:instrText xml:space="preserve"> PAGEREF _Toc218885937 \h </w:instrText>
            </w:r>
            <w:r>
              <w:rPr>
                <w:noProof/>
                <w:webHidden/>
              </w:rPr>
            </w:r>
            <w:r>
              <w:rPr>
                <w:noProof/>
                <w:webHidden/>
              </w:rPr>
              <w:fldChar w:fldCharType="separate"/>
            </w:r>
            <w:r>
              <w:rPr>
                <w:noProof/>
                <w:webHidden/>
              </w:rPr>
              <w:t>59</w:t>
            </w:r>
            <w:r>
              <w:rPr>
                <w:noProof/>
                <w:webHidden/>
              </w:rPr>
              <w:fldChar w:fldCharType="end"/>
            </w:r>
          </w:hyperlink>
        </w:p>
        <w:p w14:paraId="6117C0CC" w14:textId="61A530EC"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38" w:history="1">
            <w:r w:rsidRPr="00D77F02">
              <w:rPr>
                <w:rStyle w:val="Hyperlink"/>
                <w:noProof/>
              </w:rPr>
              <w:t>13.3.1.</w:t>
            </w:r>
            <w:r>
              <w:rPr>
                <w:rFonts w:eastAsiaTheme="minorEastAsia"/>
                <w:noProof/>
                <w:kern w:val="2"/>
                <w:sz w:val="24"/>
                <w:szCs w:val="24"/>
                <w:lang w:eastAsia="en-AU"/>
                <w14:ligatures w14:val="standardContextual"/>
              </w:rPr>
              <w:tab/>
            </w:r>
            <w:r w:rsidRPr="00D77F02">
              <w:rPr>
                <w:rStyle w:val="Hyperlink"/>
                <w:noProof/>
              </w:rPr>
              <w:t>Static Events Performance</w:t>
            </w:r>
            <w:r>
              <w:rPr>
                <w:noProof/>
                <w:webHidden/>
              </w:rPr>
              <w:tab/>
            </w:r>
            <w:r>
              <w:rPr>
                <w:noProof/>
                <w:webHidden/>
              </w:rPr>
              <w:fldChar w:fldCharType="begin"/>
            </w:r>
            <w:r>
              <w:rPr>
                <w:noProof/>
                <w:webHidden/>
              </w:rPr>
              <w:instrText xml:space="preserve"> PAGEREF _Toc218885938 \h </w:instrText>
            </w:r>
            <w:r>
              <w:rPr>
                <w:noProof/>
                <w:webHidden/>
              </w:rPr>
            </w:r>
            <w:r>
              <w:rPr>
                <w:noProof/>
                <w:webHidden/>
              </w:rPr>
              <w:fldChar w:fldCharType="separate"/>
            </w:r>
            <w:r>
              <w:rPr>
                <w:noProof/>
                <w:webHidden/>
              </w:rPr>
              <w:t>59</w:t>
            </w:r>
            <w:r>
              <w:rPr>
                <w:noProof/>
                <w:webHidden/>
              </w:rPr>
              <w:fldChar w:fldCharType="end"/>
            </w:r>
          </w:hyperlink>
        </w:p>
        <w:p w14:paraId="674C39BC" w14:textId="132D017E" w:rsidR="00886461" w:rsidRDefault="00886461">
          <w:pPr>
            <w:pStyle w:val="TOC3"/>
            <w:tabs>
              <w:tab w:val="left" w:pos="1440"/>
              <w:tab w:val="right" w:leader="dot" w:pos="9016"/>
            </w:tabs>
            <w:rPr>
              <w:rFonts w:eastAsiaTheme="minorEastAsia"/>
              <w:noProof/>
              <w:kern w:val="2"/>
              <w:sz w:val="24"/>
              <w:szCs w:val="24"/>
              <w:lang w:eastAsia="en-AU"/>
              <w14:ligatures w14:val="standardContextual"/>
            </w:rPr>
          </w:pPr>
          <w:hyperlink w:anchor="_Toc218885939" w:history="1">
            <w:r w:rsidRPr="00D77F02">
              <w:rPr>
                <w:rStyle w:val="Hyperlink"/>
                <w:noProof/>
              </w:rPr>
              <w:t>13.3.2.</w:t>
            </w:r>
            <w:r>
              <w:rPr>
                <w:rFonts w:eastAsiaTheme="minorEastAsia"/>
                <w:noProof/>
                <w:kern w:val="2"/>
                <w:sz w:val="24"/>
                <w:szCs w:val="24"/>
                <w:lang w:eastAsia="en-AU"/>
                <w14:ligatures w14:val="standardContextual"/>
              </w:rPr>
              <w:tab/>
            </w:r>
            <w:r w:rsidRPr="00D77F02">
              <w:rPr>
                <w:rStyle w:val="Hyperlink"/>
                <w:noProof/>
              </w:rPr>
              <w:t>2025 Dynamic Events Performance</w:t>
            </w:r>
            <w:r>
              <w:rPr>
                <w:noProof/>
                <w:webHidden/>
              </w:rPr>
              <w:tab/>
            </w:r>
            <w:r>
              <w:rPr>
                <w:noProof/>
                <w:webHidden/>
              </w:rPr>
              <w:fldChar w:fldCharType="begin"/>
            </w:r>
            <w:r>
              <w:rPr>
                <w:noProof/>
                <w:webHidden/>
              </w:rPr>
              <w:instrText xml:space="preserve"> PAGEREF _Toc218885939 \h </w:instrText>
            </w:r>
            <w:r>
              <w:rPr>
                <w:noProof/>
                <w:webHidden/>
              </w:rPr>
            </w:r>
            <w:r>
              <w:rPr>
                <w:noProof/>
                <w:webHidden/>
              </w:rPr>
              <w:fldChar w:fldCharType="separate"/>
            </w:r>
            <w:r>
              <w:rPr>
                <w:noProof/>
                <w:webHidden/>
              </w:rPr>
              <w:t>60</w:t>
            </w:r>
            <w:r>
              <w:rPr>
                <w:noProof/>
                <w:webHidden/>
              </w:rPr>
              <w:fldChar w:fldCharType="end"/>
            </w:r>
          </w:hyperlink>
        </w:p>
        <w:p w14:paraId="724FC327" w14:textId="2BD49D87"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0" w:history="1">
            <w:r w:rsidRPr="00D77F02">
              <w:rPr>
                <w:rStyle w:val="Hyperlink"/>
                <w:noProof/>
              </w:rPr>
              <w:t>14.</w:t>
            </w:r>
            <w:r>
              <w:rPr>
                <w:rFonts w:eastAsiaTheme="minorEastAsia"/>
                <w:noProof/>
                <w:kern w:val="2"/>
                <w:sz w:val="24"/>
                <w:szCs w:val="24"/>
                <w:lang w:eastAsia="en-AU"/>
                <w14:ligatures w14:val="standardContextual"/>
              </w:rPr>
              <w:tab/>
            </w:r>
            <w:r w:rsidRPr="00D77F02">
              <w:rPr>
                <w:rStyle w:val="Hyperlink"/>
                <w:noProof/>
              </w:rPr>
              <w:t>Reflection and Recommendations</w:t>
            </w:r>
            <w:r>
              <w:rPr>
                <w:noProof/>
                <w:webHidden/>
              </w:rPr>
              <w:tab/>
            </w:r>
            <w:r>
              <w:rPr>
                <w:noProof/>
                <w:webHidden/>
              </w:rPr>
              <w:fldChar w:fldCharType="begin"/>
            </w:r>
            <w:r>
              <w:rPr>
                <w:noProof/>
                <w:webHidden/>
              </w:rPr>
              <w:instrText xml:space="preserve"> PAGEREF _Toc218885940 \h </w:instrText>
            </w:r>
            <w:r>
              <w:rPr>
                <w:noProof/>
                <w:webHidden/>
              </w:rPr>
            </w:r>
            <w:r>
              <w:rPr>
                <w:noProof/>
                <w:webHidden/>
              </w:rPr>
              <w:fldChar w:fldCharType="separate"/>
            </w:r>
            <w:r>
              <w:rPr>
                <w:noProof/>
                <w:webHidden/>
              </w:rPr>
              <w:t>61</w:t>
            </w:r>
            <w:r>
              <w:rPr>
                <w:noProof/>
                <w:webHidden/>
              </w:rPr>
              <w:fldChar w:fldCharType="end"/>
            </w:r>
          </w:hyperlink>
        </w:p>
        <w:p w14:paraId="78FE918C" w14:textId="62D84639"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1" w:history="1">
            <w:r w:rsidRPr="00D77F02">
              <w:rPr>
                <w:rStyle w:val="Hyperlink"/>
                <w:noProof/>
              </w:rPr>
              <w:t>14.1.</w:t>
            </w:r>
            <w:r>
              <w:rPr>
                <w:rFonts w:eastAsiaTheme="minorEastAsia"/>
                <w:noProof/>
                <w:kern w:val="2"/>
                <w:sz w:val="24"/>
                <w:szCs w:val="24"/>
                <w:lang w:eastAsia="en-AU"/>
                <w14:ligatures w14:val="standardContextual"/>
              </w:rPr>
              <w:tab/>
            </w:r>
            <w:r w:rsidRPr="00D77F02">
              <w:rPr>
                <w:rStyle w:val="Hyperlink"/>
                <w:noProof/>
              </w:rPr>
              <w:t>Reflection on the Mechatronic Department Lead Role</w:t>
            </w:r>
            <w:r>
              <w:rPr>
                <w:noProof/>
                <w:webHidden/>
              </w:rPr>
              <w:tab/>
            </w:r>
            <w:r>
              <w:rPr>
                <w:noProof/>
                <w:webHidden/>
              </w:rPr>
              <w:fldChar w:fldCharType="begin"/>
            </w:r>
            <w:r>
              <w:rPr>
                <w:noProof/>
                <w:webHidden/>
              </w:rPr>
              <w:instrText xml:space="preserve"> PAGEREF _Toc218885941 \h </w:instrText>
            </w:r>
            <w:r>
              <w:rPr>
                <w:noProof/>
                <w:webHidden/>
              </w:rPr>
            </w:r>
            <w:r>
              <w:rPr>
                <w:noProof/>
                <w:webHidden/>
              </w:rPr>
              <w:fldChar w:fldCharType="separate"/>
            </w:r>
            <w:r>
              <w:rPr>
                <w:noProof/>
                <w:webHidden/>
              </w:rPr>
              <w:t>62</w:t>
            </w:r>
            <w:r>
              <w:rPr>
                <w:noProof/>
                <w:webHidden/>
              </w:rPr>
              <w:fldChar w:fldCharType="end"/>
            </w:r>
          </w:hyperlink>
        </w:p>
        <w:p w14:paraId="592294BB" w14:textId="2127CBEE"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2" w:history="1">
            <w:r w:rsidRPr="00D77F02">
              <w:rPr>
                <w:rStyle w:val="Hyperlink"/>
                <w:noProof/>
              </w:rPr>
              <w:t>14.2.</w:t>
            </w:r>
            <w:r>
              <w:rPr>
                <w:rFonts w:eastAsiaTheme="minorEastAsia"/>
                <w:noProof/>
                <w:kern w:val="2"/>
                <w:sz w:val="24"/>
                <w:szCs w:val="24"/>
                <w:lang w:eastAsia="en-AU"/>
                <w14:ligatures w14:val="standardContextual"/>
              </w:rPr>
              <w:tab/>
            </w:r>
            <w:r w:rsidRPr="00D77F02">
              <w:rPr>
                <w:rStyle w:val="Hyperlink"/>
                <w:noProof/>
              </w:rPr>
              <w:t>Recommendations for Future Mechatronic Leads</w:t>
            </w:r>
            <w:r>
              <w:rPr>
                <w:noProof/>
                <w:webHidden/>
              </w:rPr>
              <w:tab/>
            </w:r>
            <w:r>
              <w:rPr>
                <w:noProof/>
                <w:webHidden/>
              </w:rPr>
              <w:fldChar w:fldCharType="begin"/>
            </w:r>
            <w:r>
              <w:rPr>
                <w:noProof/>
                <w:webHidden/>
              </w:rPr>
              <w:instrText xml:space="preserve"> PAGEREF _Toc218885942 \h </w:instrText>
            </w:r>
            <w:r>
              <w:rPr>
                <w:noProof/>
                <w:webHidden/>
              </w:rPr>
            </w:r>
            <w:r>
              <w:rPr>
                <w:noProof/>
                <w:webHidden/>
              </w:rPr>
              <w:fldChar w:fldCharType="separate"/>
            </w:r>
            <w:r>
              <w:rPr>
                <w:noProof/>
                <w:webHidden/>
              </w:rPr>
              <w:t>62</w:t>
            </w:r>
            <w:r>
              <w:rPr>
                <w:noProof/>
                <w:webHidden/>
              </w:rPr>
              <w:fldChar w:fldCharType="end"/>
            </w:r>
          </w:hyperlink>
        </w:p>
        <w:p w14:paraId="1EB0A0ED" w14:textId="08B668F7"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3" w:history="1">
            <w:r w:rsidRPr="00D77F02">
              <w:rPr>
                <w:rStyle w:val="Hyperlink"/>
                <w:noProof/>
              </w:rPr>
              <w:t>14.3.</w:t>
            </w:r>
            <w:r>
              <w:rPr>
                <w:rFonts w:eastAsiaTheme="minorEastAsia"/>
                <w:noProof/>
                <w:kern w:val="2"/>
                <w:sz w:val="24"/>
                <w:szCs w:val="24"/>
                <w:lang w:eastAsia="en-AU"/>
                <w14:ligatures w14:val="standardContextual"/>
              </w:rPr>
              <w:tab/>
            </w:r>
            <w:r w:rsidRPr="00D77F02">
              <w:rPr>
                <w:rStyle w:val="Hyperlink"/>
                <w:noProof/>
              </w:rPr>
              <w:t>Opportunities for Future System Improvement and Innovation</w:t>
            </w:r>
            <w:r>
              <w:rPr>
                <w:noProof/>
                <w:webHidden/>
              </w:rPr>
              <w:tab/>
            </w:r>
            <w:r>
              <w:rPr>
                <w:noProof/>
                <w:webHidden/>
              </w:rPr>
              <w:fldChar w:fldCharType="begin"/>
            </w:r>
            <w:r>
              <w:rPr>
                <w:noProof/>
                <w:webHidden/>
              </w:rPr>
              <w:instrText xml:space="preserve"> PAGEREF _Toc218885943 \h </w:instrText>
            </w:r>
            <w:r>
              <w:rPr>
                <w:noProof/>
                <w:webHidden/>
              </w:rPr>
            </w:r>
            <w:r>
              <w:rPr>
                <w:noProof/>
                <w:webHidden/>
              </w:rPr>
              <w:fldChar w:fldCharType="separate"/>
            </w:r>
            <w:r>
              <w:rPr>
                <w:noProof/>
                <w:webHidden/>
              </w:rPr>
              <w:t>63</w:t>
            </w:r>
            <w:r>
              <w:rPr>
                <w:noProof/>
                <w:webHidden/>
              </w:rPr>
              <w:fldChar w:fldCharType="end"/>
            </w:r>
          </w:hyperlink>
        </w:p>
        <w:p w14:paraId="791A7983" w14:textId="77E91EF0"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4" w:history="1">
            <w:r w:rsidRPr="00D77F02">
              <w:rPr>
                <w:rStyle w:val="Hyperlink"/>
                <w:noProof/>
              </w:rPr>
              <w:t>15.</w:t>
            </w:r>
            <w:r>
              <w:rPr>
                <w:rFonts w:eastAsiaTheme="minorEastAsia"/>
                <w:noProof/>
                <w:kern w:val="2"/>
                <w:sz w:val="24"/>
                <w:szCs w:val="24"/>
                <w:lang w:eastAsia="en-AU"/>
                <w14:ligatures w14:val="standardContextual"/>
              </w:rPr>
              <w:tab/>
            </w:r>
            <w:r w:rsidRPr="00D77F02">
              <w:rPr>
                <w:rStyle w:val="Hyperlink"/>
                <w:noProof/>
              </w:rPr>
              <w:t>Conclusion</w:t>
            </w:r>
            <w:r>
              <w:rPr>
                <w:noProof/>
                <w:webHidden/>
              </w:rPr>
              <w:tab/>
            </w:r>
            <w:r>
              <w:rPr>
                <w:noProof/>
                <w:webHidden/>
              </w:rPr>
              <w:fldChar w:fldCharType="begin"/>
            </w:r>
            <w:r>
              <w:rPr>
                <w:noProof/>
                <w:webHidden/>
              </w:rPr>
              <w:instrText xml:space="preserve"> PAGEREF _Toc218885944 \h </w:instrText>
            </w:r>
            <w:r>
              <w:rPr>
                <w:noProof/>
                <w:webHidden/>
              </w:rPr>
            </w:r>
            <w:r>
              <w:rPr>
                <w:noProof/>
                <w:webHidden/>
              </w:rPr>
              <w:fldChar w:fldCharType="separate"/>
            </w:r>
            <w:r>
              <w:rPr>
                <w:noProof/>
                <w:webHidden/>
              </w:rPr>
              <w:t>63</w:t>
            </w:r>
            <w:r>
              <w:rPr>
                <w:noProof/>
                <w:webHidden/>
              </w:rPr>
              <w:fldChar w:fldCharType="end"/>
            </w:r>
          </w:hyperlink>
        </w:p>
        <w:p w14:paraId="07B4997E" w14:textId="64D20AA8"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5" w:history="1">
            <w:r w:rsidRPr="00D77F02">
              <w:rPr>
                <w:rStyle w:val="Hyperlink"/>
                <w:noProof/>
              </w:rPr>
              <w:t>16.</w:t>
            </w:r>
            <w:r>
              <w:rPr>
                <w:rFonts w:eastAsiaTheme="minorEastAsia"/>
                <w:noProof/>
                <w:kern w:val="2"/>
                <w:sz w:val="24"/>
                <w:szCs w:val="24"/>
                <w:lang w:eastAsia="en-AU"/>
                <w14:ligatures w14:val="standardContextual"/>
              </w:rPr>
              <w:tab/>
            </w:r>
            <w:r w:rsidRPr="00D77F02">
              <w:rPr>
                <w:rStyle w:val="Hyperlink"/>
                <w:noProof/>
              </w:rPr>
              <w:t>References</w:t>
            </w:r>
            <w:r>
              <w:rPr>
                <w:noProof/>
                <w:webHidden/>
              </w:rPr>
              <w:tab/>
            </w:r>
            <w:r>
              <w:rPr>
                <w:noProof/>
                <w:webHidden/>
              </w:rPr>
              <w:fldChar w:fldCharType="begin"/>
            </w:r>
            <w:r>
              <w:rPr>
                <w:noProof/>
                <w:webHidden/>
              </w:rPr>
              <w:instrText xml:space="preserve"> PAGEREF _Toc218885945 \h </w:instrText>
            </w:r>
            <w:r>
              <w:rPr>
                <w:noProof/>
                <w:webHidden/>
              </w:rPr>
            </w:r>
            <w:r>
              <w:rPr>
                <w:noProof/>
                <w:webHidden/>
              </w:rPr>
              <w:fldChar w:fldCharType="separate"/>
            </w:r>
            <w:r>
              <w:rPr>
                <w:noProof/>
                <w:webHidden/>
              </w:rPr>
              <w:t>64</w:t>
            </w:r>
            <w:r>
              <w:rPr>
                <w:noProof/>
                <w:webHidden/>
              </w:rPr>
              <w:fldChar w:fldCharType="end"/>
            </w:r>
          </w:hyperlink>
        </w:p>
        <w:p w14:paraId="367136D7" w14:textId="521C2BE9" w:rsidR="00886461" w:rsidRDefault="00886461">
          <w:pPr>
            <w:pStyle w:val="TOC1"/>
            <w:tabs>
              <w:tab w:val="left" w:pos="720"/>
              <w:tab w:val="right" w:leader="dot" w:pos="9016"/>
            </w:tabs>
            <w:rPr>
              <w:rFonts w:eastAsiaTheme="minorEastAsia"/>
              <w:noProof/>
              <w:kern w:val="2"/>
              <w:sz w:val="24"/>
              <w:szCs w:val="24"/>
              <w:lang w:eastAsia="en-AU"/>
              <w14:ligatures w14:val="standardContextual"/>
            </w:rPr>
          </w:pPr>
          <w:hyperlink w:anchor="_Toc218885946" w:history="1">
            <w:r w:rsidRPr="00D77F02">
              <w:rPr>
                <w:rStyle w:val="Hyperlink"/>
                <w:noProof/>
              </w:rPr>
              <w:t>17.</w:t>
            </w:r>
            <w:r>
              <w:rPr>
                <w:rFonts w:eastAsiaTheme="minorEastAsia"/>
                <w:noProof/>
                <w:kern w:val="2"/>
                <w:sz w:val="24"/>
                <w:szCs w:val="24"/>
                <w:lang w:eastAsia="en-AU"/>
                <w14:ligatures w14:val="standardContextual"/>
              </w:rPr>
              <w:tab/>
            </w:r>
            <w:r w:rsidRPr="00D77F02">
              <w:rPr>
                <w:rStyle w:val="Hyperlink"/>
                <w:noProof/>
              </w:rPr>
              <w:t>Appendices</w:t>
            </w:r>
            <w:r>
              <w:rPr>
                <w:noProof/>
                <w:webHidden/>
              </w:rPr>
              <w:tab/>
            </w:r>
            <w:r>
              <w:rPr>
                <w:noProof/>
                <w:webHidden/>
              </w:rPr>
              <w:fldChar w:fldCharType="begin"/>
            </w:r>
            <w:r>
              <w:rPr>
                <w:noProof/>
                <w:webHidden/>
              </w:rPr>
              <w:instrText xml:space="preserve"> PAGEREF _Toc218885946 \h </w:instrText>
            </w:r>
            <w:r>
              <w:rPr>
                <w:noProof/>
                <w:webHidden/>
              </w:rPr>
            </w:r>
            <w:r>
              <w:rPr>
                <w:noProof/>
                <w:webHidden/>
              </w:rPr>
              <w:fldChar w:fldCharType="separate"/>
            </w:r>
            <w:r>
              <w:rPr>
                <w:noProof/>
                <w:webHidden/>
              </w:rPr>
              <w:t>65</w:t>
            </w:r>
            <w:r>
              <w:rPr>
                <w:noProof/>
                <w:webHidden/>
              </w:rPr>
              <w:fldChar w:fldCharType="end"/>
            </w:r>
          </w:hyperlink>
        </w:p>
        <w:p w14:paraId="30519532" w14:textId="6A7448F8"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7" w:history="1">
            <w:r w:rsidRPr="00D77F02">
              <w:rPr>
                <w:rStyle w:val="Hyperlink"/>
                <w:noProof/>
              </w:rPr>
              <w:t>17.1.</w:t>
            </w:r>
            <w:r>
              <w:rPr>
                <w:rFonts w:eastAsiaTheme="minorEastAsia"/>
                <w:noProof/>
                <w:kern w:val="2"/>
                <w:sz w:val="24"/>
                <w:szCs w:val="24"/>
                <w:lang w:eastAsia="en-AU"/>
                <w14:ligatures w14:val="standardContextual"/>
              </w:rPr>
              <w:tab/>
            </w:r>
            <w:r w:rsidRPr="00D77F02">
              <w:rPr>
                <w:rStyle w:val="Hyperlink"/>
                <w:noProof/>
              </w:rPr>
              <w:t>Appendix A - Email Signature</w:t>
            </w:r>
            <w:r>
              <w:rPr>
                <w:noProof/>
                <w:webHidden/>
              </w:rPr>
              <w:tab/>
            </w:r>
            <w:r>
              <w:rPr>
                <w:noProof/>
                <w:webHidden/>
              </w:rPr>
              <w:fldChar w:fldCharType="begin"/>
            </w:r>
            <w:r>
              <w:rPr>
                <w:noProof/>
                <w:webHidden/>
              </w:rPr>
              <w:instrText xml:space="preserve"> PAGEREF _Toc218885947 \h </w:instrText>
            </w:r>
            <w:r>
              <w:rPr>
                <w:noProof/>
                <w:webHidden/>
              </w:rPr>
            </w:r>
            <w:r>
              <w:rPr>
                <w:noProof/>
                <w:webHidden/>
              </w:rPr>
              <w:fldChar w:fldCharType="separate"/>
            </w:r>
            <w:r>
              <w:rPr>
                <w:noProof/>
                <w:webHidden/>
              </w:rPr>
              <w:t>65</w:t>
            </w:r>
            <w:r>
              <w:rPr>
                <w:noProof/>
                <w:webHidden/>
              </w:rPr>
              <w:fldChar w:fldCharType="end"/>
            </w:r>
          </w:hyperlink>
        </w:p>
        <w:p w14:paraId="44D576C1" w14:textId="112DCB62"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8" w:history="1">
            <w:r w:rsidRPr="00D77F02">
              <w:rPr>
                <w:rStyle w:val="Hyperlink"/>
                <w:noProof/>
              </w:rPr>
              <w:t>17.3.</w:t>
            </w:r>
            <w:r>
              <w:rPr>
                <w:rFonts w:eastAsiaTheme="minorEastAsia"/>
                <w:noProof/>
                <w:kern w:val="2"/>
                <w:sz w:val="24"/>
                <w:szCs w:val="24"/>
                <w:lang w:eastAsia="en-AU"/>
                <w14:ligatures w14:val="standardContextual"/>
              </w:rPr>
              <w:tab/>
            </w:r>
            <w:r w:rsidRPr="00D77F02">
              <w:rPr>
                <w:rStyle w:val="Hyperlink"/>
                <w:noProof/>
              </w:rPr>
              <w:t>Appendix B - NU25 Shutdown Circuit</w:t>
            </w:r>
            <w:r>
              <w:rPr>
                <w:noProof/>
                <w:webHidden/>
              </w:rPr>
              <w:tab/>
            </w:r>
            <w:r>
              <w:rPr>
                <w:noProof/>
                <w:webHidden/>
              </w:rPr>
              <w:fldChar w:fldCharType="begin"/>
            </w:r>
            <w:r>
              <w:rPr>
                <w:noProof/>
                <w:webHidden/>
              </w:rPr>
              <w:instrText xml:space="preserve"> PAGEREF _Toc218885948 \h </w:instrText>
            </w:r>
            <w:r>
              <w:rPr>
                <w:noProof/>
                <w:webHidden/>
              </w:rPr>
            </w:r>
            <w:r>
              <w:rPr>
                <w:noProof/>
                <w:webHidden/>
              </w:rPr>
              <w:fldChar w:fldCharType="separate"/>
            </w:r>
            <w:r>
              <w:rPr>
                <w:noProof/>
                <w:webHidden/>
              </w:rPr>
              <w:t>67</w:t>
            </w:r>
            <w:r>
              <w:rPr>
                <w:noProof/>
                <w:webHidden/>
              </w:rPr>
              <w:fldChar w:fldCharType="end"/>
            </w:r>
          </w:hyperlink>
        </w:p>
        <w:p w14:paraId="4C39B0EA" w14:textId="491761F1"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49" w:history="1">
            <w:r w:rsidRPr="00D77F02">
              <w:rPr>
                <w:rStyle w:val="Hyperlink"/>
                <w:noProof/>
              </w:rPr>
              <w:t>17.1.</w:t>
            </w:r>
            <w:r>
              <w:rPr>
                <w:rFonts w:eastAsiaTheme="minorEastAsia"/>
                <w:noProof/>
                <w:kern w:val="2"/>
                <w:sz w:val="24"/>
                <w:szCs w:val="24"/>
                <w:lang w:eastAsia="en-AU"/>
                <w14:ligatures w14:val="standardContextual"/>
              </w:rPr>
              <w:tab/>
            </w:r>
            <w:r w:rsidRPr="00D77F02">
              <w:rPr>
                <w:rStyle w:val="Hyperlink"/>
                <w:noProof/>
              </w:rPr>
              <w:t>Appendix C - NU25 Electrical System Overview</w:t>
            </w:r>
            <w:r>
              <w:rPr>
                <w:noProof/>
                <w:webHidden/>
              </w:rPr>
              <w:tab/>
            </w:r>
            <w:r>
              <w:rPr>
                <w:noProof/>
                <w:webHidden/>
              </w:rPr>
              <w:fldChar w:fldCharType="begin"/>
            </w:r>
            <w:r>
              <w:rPr>
                <w:noProof/>
                <w:webHidden/>
              </w:rPr>
              <w:instrText xml:space="preserve"> PAGEREF _Toc218885949 \h </w:instrText>
            </w:r>
            <w:r>
              <w:rPr>
                <w:noProof/>
                <w:webHidden/>
              </w:rPr>
            </w:r>
            <w:r>
              <w:rPr>
                <w:noProof/>
                <w:webHidden/>
              </w:rPr>
              <w:fldChar w:fldCharType="separate"/>
            </w:r>
            <w:r>
              <w:rPr>
                <w:noProof/>
                <w:webHidden/>
              </w:rPr>
              <w:t>68</w:t>
            </w:r>
            <w:r>
              <w:rPr>
                <w:noProof/>
                <w:webHidden/>
              </w:rPr>
              <w:fldChar w:fldCharType="end"/>
            </w:r>
          </w:hyperlink>
        </w:p>
        <w:p w14:paraId="5C44E2F0" w14:textId="4528D645"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50" w:history="1">
            <w:r w:rsidRPr="00D77F02">
              <w:rPr>
                <w:rStyle w:val="Hyperlink"/>
                <w:noProof/>
              </w:rPr>
              <w:t>17.2.</w:t>
            </w:r>
            <w:r>
              <w:rPr>
                <w:rFonts w:eastAsiaTheme="minorEastAsia"/>
                <w:noProof/>
                <w:kern w:val="2"/>
                <w:sz w:val="24"/>
                <w:szCs w:val="24"/>
                <w:lang w:eastAsia="en-AU"/>
                <w14:ligatures w14:val="standardContextual"/>
              </w:rPr>
              <w:tab/>
            </w:r>
            <w:r w:rsidRPr="00D77F02">
              <w:rPr>
                <w:rStyle w:val="Hyperlink"/>
                <w:noProof/>
              </w:rPr>
              <w:t>Appendix D - 2025 Technical Inspection MCHA Bible</w:t>
            </w:r>
            <w:r>
              <w:rPr>
                <w:noProof/>
                <w:webHidden/>
              </w:rPr>
              <w:tab/>
            </w:r>
            <w:r>
              <w:rPr>
                <w:noProof/>
                <w:webHidden/>
              </w:rPr>
              <w:fldChar w:fldCharType="begin"/>
            </w:r>
            <w:r>
              <w:rPr>
                <w:noProof/>
                <w:webHidden/>
              </w:rPr>
              <w:instrText xml:space="preserve"> PAGEREF _Toc218885950 \h </w:instrText>
            </w:r>
            <w:r>
              <w:rPr>
                <w:noProof/>
                <w:webHidden/>
              </w:rPr>
            </w:r>
            <w:r>
              <w:rPr>
                <w:noProof/>
                <w:webHidden/>
              </w:rPr>
              <w:fldChar w:fldCharType="separate"/>
            </w:r>
            <w:r>
              <w:rPr>
                <w:noProof/>
                <w:webHidden/>
              </w:rPr>
              <w:t>69</w:t>
            </w:r>
            <w:r>
              <w:rPr>
                <w:noProof/>
                <w:webHidden/>
              </w:rPr>
              <w:fldChar w:fldCharType="end"/>
            </w:r>
          </w:hyperlink>
        </w:p>
        <w:p w14:paraId="59C2FA89" w14:textId="7E1B0ADC" w:rsidR="00886461" w:rsidRDefault="00886461">
          <w:pPr>
            <w:pStyle w:val="TOC2"/>
            <w:tabs>
              <w:tab w:val="left" w:pos="960"/>
              <w:tab w:val="right" w:leader="dot" w:pos="9016"/>
            </w:tabs>
            <w:rPr>
              <w:rFonts w:eastAsiaTheme="minorEastAsia"/>
              <w:noProof/>
              <w:kern w:val="2"/>
              <w:sz w:val="24"/>
              <w:szCs w:val="24"/>
              <w:lang w:eastAsia="en-AU"/>
              <w14:ligatures w14:val="standardContextual"/>
            </w:rPr>
          </w:pPr>
          <w:hyperlink w:anchor="_Toc218885951" w:history="1">
            <w:r w:rsidRPr="00D77F02">
              <w:rPr>
                <w:rStyle w:val="Hyperlink"/>
                <w:noProof/>
              </w:rPr>
              <w:t>17.3.</w:t>
            </w:r>
            <w:r>
              <w:rPr>
                <w:rFonts w:eastAsiaTheme="minorEastAsia"/>
                <w:noProof/>
                <w:kern w:val="2"/>
                <w:sz w:val="24"/>
                <w:szCs w:val="24"/>
                <w:lang w:eastAsia="en-AU"/>
                <w14:ligatures w14:val="standardContextual"/>
              </w:rPr>
              <w:tab/>
            </w:r>
            <w:r w:rsidRPr="00D77F02">
              <w:rPr>
                <w:rStyle w:val="Hyperlink"/>
                <w:noProof/>
              </w:rPr>
              <w:t>Appendix E – 2025 MCHA Systems Design Changes</w:t>
            </w:r>
            <w:r>
              <w:rPr>
                <w:noProof/>
                <w:webHidden/>
              </w:rPr>
              <w:tab/>
            </w:r>
            <w:r>
              <w:rPr>
                <w:noProof/>
                <w:webHidden/>
              </w:rPr>
              <w:fldChar w:fldCharType="begin"/>
            </w:r>
            <w:r>
              <w:rPr>
                <w:noProof/>
                <w:webHidden/>
              </w:rPr>
              <w:instrText xml:space="preserve"> PAGEREF _Toc218885951 \h </w:instrText>
            </w:r>
            <w:r>
              <w:rPr>
                <w:noProof/>
                <w:webHidden/>
              </w:rPr>
            </w:r>
            <w:r>
              <w:rPr>
                <w:noProof/>
                <w:webHidden/>
              </w:rPr>
              <w:fldChar w:fldCharType="separate"/>
            </w:r>
            <w:r>
              <w:rPr>
                <w:noProof/>
                <w:webHidden/>
              </w:rPr>
              <w:t>70</w:t>
            </w:r>
            <w:r>
              <w:rPr>
                <w:noProof/>
                <w:webHidden/>
              </w:rPr>
              <w:fldChar w:fldCharType="end"/>
            </w:r>
          </w:hyperlink>
        </w:p>
        <w:p w14:paraId="2C22B3A3" w14:textId="28124272" w:rsidR="00113A6D" w:rsidRDefault="00B74E02">
          <w:r>
            <w:rPr>
              <w:b/>
              <w:bCs/>
              <w:noProof/>
            </w:rPr>
            <w:fldChar w:fldCharType="end"/>
          </w:r>
        </w:p>
      </w:sdtContent>
    </w:sdt>
    <w:p w14:paraId="23D86CEE" w14:textId="7D1ED3BC" w:rsidR="00113A6D" w:rsidRPr="001D70CF" w:rsidRDefault="00446CE8" w:rsidP="00446CE8">
      <w:pPr>
        <w:spacing w:line="259" w:lineRule="auto"/>
        <w:jc w:val="left"/>
      </w:pPr>
      <w:r>
        <w:br w:type="page"/>
      </w:r>
    </w:p>
    <w:p w14:paraId="47CA1D80" w14:textId="3957FF00" w:rsidR="00434581" w:rsidRDefault="00434581" w:rsidP="00102868">
      <w:pPr>
        <w:pStyle w:val="Heading1"/>
        <w:numPr>
          <w:ilvl w:val="0"/>
          <w:numId w:val="0"/>
        </w:numPr>
      </w:pPr>
      <w:bookmarkStart w:id="0" w:name="_Toc218885831"/>
      <w:r>
        <w:lastRenderedPageBreak/>
        <w:t>List of Figures</w:t>
      </w:r>
      <w:bookmarkEnd w:id="0"/>
    </w:p>
    <w:p w14:paraId="6CE67F3D" w14:textId="799E1266" w:rsidR="00886461" w:rsidRDefault="00434581">
      <w:pPr>
        <w:pStyle w:val="TableofFigures"/>
        <w:tabs>
          <w:tab w:val="right" w:leader="dot" w:pos="9016"/>
        </w:tabs>
        <w:rPr>
          <w:rFonts w:eastAsiaTheme="minorEastAsia"/>
          <w:noProof/>
          <w:kern w:val="2"/>
          <w:sz w:val="24"/>
          <w:szCs w:val="24"/>
          <w:lang w:eastAsia="en-AU"/>
          <w14:ligatures w14:val="standardContextual"/>
        </w:rPr>
      </w:pPr>
      <w:r>
        <w:fldChar w:fldCharType="begin"/>
      </w:r>
      <w:r>
        <w:instrText xml:space="preserve"> TOC \h \z \c "Figure" </w:instrText>
      </w:r>
      <w:r>
        <w:fldChar w:fldCharType="separate"/>
      </w:r>
      <w:hyperlink w:anchor="_Toc218885952" w:history="1">
        <w:r w:rsidR="00886461" w:rsidRPr="003F1468">
          <w:rPr>
            <w:rStyle w:val="Hyperlink"/>
            <w:noProof/>
          </w:rPr>
          <w:t>Figure 1. NU25, NU Racing's 2025 Competition Platform</w:t>
        </w:r>
        <w:r w:rsidR="00886461">
          <w:rPr>
            <w:noProof/>
            <w:webHidden/>
          </w:rPr>
          <w:tab/>
        </w:r>
        <w:r w:rsidR="00886461">
          <w:rPr>
            <w:noProof/>
            <w:webHidden/>
          </w:rPr>
          <w:fldChar w:fldCharType="begin"/>
        </w:r>
        <w:r w:rsidR="00886461">
          <w:rPr>
            <w:noProof/>
            <w:webHidden/>
          </w:rPr>
          <w:instrText xml:space="preserve"> PAGEREF _Toc218885952 \h </w:instrText>
        </w:r>
        <w:r w:rsidR="00886461">
          <w:rPr>
            <w:noProof/>
            <w:webHidden/>
          </w:rPr>
        </w:r>
        <w:r w:rsidR="00886461">
          <w:rPr>
            <w:noProof/>
            <w:webHidden/>
          </w:rPr>
          <w:fldChar w:fldCharType="separate"/>
        </w:r>
        <w:r w:rsidR="00886461">
          <w:rPr>
            <w:noProof/>
            <w:webHidden/>
          </w:rPr>
          <w:t>1</w:t>
        </w:r>
        <w:r w:rsidR="00886461">
          <w:rPr>
            <w:noProof/>
            <w:webHidden/>
          </w:rPr>
          <w:fldChar w:fldCharType="end"/>
        </w:r>
      </w:hyperlink>
    </w:p>
    <w:p w14:paraId="61AC2E56" w14:textId="46BBAF96"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3" w:history="1">
        <w:r w:rsidRPr="003F1468">
          <w:rPr>
            <w:rStyle w:val="Hyperlink"/>
            <w:noProof/>
          </w:rPr>
          <w:t>Figure 2. NU24's LV Topology</w:t>
        </w:r>
        <w:r>
          <w:rPr>
            <w:noProof/>
            <w:webHidden/>
          </w:rPr>
          <w:tab/>
        </w:r>
        <w:r>
          <w:rPr>
            <w:noProof/>
            <w:webHidden/>
          </w:rPr>
          <w:fldChar w:fldCharType="begin"/>
        </w:r>
        <w:r>
          <w:rPr>
            <w:noProof/>
            <w:webHidden/>
          </w:rPr>
          <w:instrText xml:space="preserve"> PAGEREF _Toc218885953 \h </w:instrText>
        </w:r>
        <w:r>
          <w:rPr>
            <w:noProof/>
            <w:webHidden/>
          </w:rPr>
        </w:r>
        <w:r>
          <w:rPr>
            <w:noProof/>
            <w:webHidden/>
          </w:rPr>
          <w:fldChar w:fldCharType="separate"/>
        </w:r>
        <w:r>
          <w:rPr>
            <w:noProof/>
            <w:webHidden/>
          </w:rPr>
          <w:t>6</w:t>
        </w:r>
        <w:r>
          <w:rPr>
            <w:noProof/>
            <w:webHidden/>
          </w:rPr>
          <w:fldChar w:fldCharType="end"/>
        </w:r>
      </w:hyperlink>
    </w:p>
    <w:p w14:paraId="257A77BB" w14:textId="60C2905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4" w:history="1">
        <w:r w:rsidRPr="003F1468">
          <w:rPr>
            <w:rStyle w:val="Hyperlink"/>
            <w:noProof/>
          </w:rPr>
          <w:t>Figure 3. NU24 Shutdown Circuit</w:t>
        </w:r>
        <w:r>
          <w:rPr>
            <w:noProof/>
            <w:webHidden/>
          </w:rPr>
          <w:tab/>
        </w:r>
        <w:r>
          <w:rPr>
            <w:noProof/>
            <w:webHidden/>
          </w:rPr>
          <w:fldChar w:fldCharType="begin"/>
        </w:r>
        <w:r>
          <w:rPr>
            <w:noProof/>
            <w:webHidden/>
          </w:rPr>
          <w:instrText xml:space="preserve"> PAGEREF _Toc218885954 \h </w:instrText>
        </w:r>
        <w:r>
          <w:rPr>
            <w:noProof/>
            <w:webHidden/>
          </w:rPr>
        </w:r>
        <w:r>
          <w:rPr>
            <w:noProof/>
            <w:webHidden/>
          </w:rPr>
          <w:fldChar w:fldCharType="separate"/>
        </w:r>
        <w:r>
          <w:rPr>
            <w:noProof/>
            <w:webHidden/>
          </w:rPr>
          <w:t>7</w:t>
        </w:r>
        <w:r>
          <w:rPr>
            <w:noProof/>
            <w:webHidden/>
          </w:rPr>
          <w:fldChar w:fldCharType="end"/>
        </w:r>
      </w:hyperlink>
    </w:p>
    <w:p w14:paraId="664FF648" w14:textId="029C66A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5" w:history="1">
        <w:r w:rsidRPr="003F1468">
          <w:rPr>
            <w:rStyle w:val="Hyperlink"/>
            <w:noProof/>
          </w:rPr>
          <w:t>Figure 4. NU25 Shutdown Circuit</w:t>
        </w:r>
        <w:r>
          <w:rPr>
            <w:noProof/>
            <w:webHidden/>
          </w:rPr>
          <w:tab/>
        </w:r>
        <w:r>
          <w:rPr>
            <w:noProof/>
            <w:webHidden/>
          </w:rPr>
          <w:fldChar w:fldCharType="begin"/>
        </w:r>
        <w:r>
          <w:rPr>
            <w:noProof/>
            <w:webHidden/>
          </w:rPr>
          <w:instrText xml:space="preserve"> PAGEREF _Toc218885955 \h </w:instrText>
        </w:r>
        <w:r>
          <w:rPr>
            <w:noProof/>
            <w:webHidden/>
          </w:rPr>
        </w:r>
        <w:r>
          <w:rPr>
            <w:noProof/>
            <w:webHidden/>
          </w:rPr>
          <w:fldChar w:fldCharType="separate"/>
        </w:r>
        <w:r>
          <w:rPr>
            <w:noProof/>
            <w:webHidden/>
          </w:rPr>
          <w:t>10</w:t>
        </w:r>
        <w:r>
          <w:rPr>
            <w:noProof/>
            <w:webHidden/>
          </w:rPr>
          <w:fldChar w:fldCharType="end"/>
        </w:r>
      </w:hyperlink>
    </w:p>
    <w:p w14:paraId="24A80E96" w14:textId="3BA6190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6" w:history="1">
        <w:r w:rsidRPr="003F1468">
          <w:rPr>
            <w:rStyle w:val="Hyperlink"/>
            <w:noProof/>
          </w:rPr>
          <w:t>Figure 5. NU Racing Team Structure</w:t>
        </w:r>
        <w:r>
          <w:rPr>
            <w:noProof/>
            <w:webHidden/>
          </w:rPr>
          <w:tab/>
        </w:r>
        <w:r>
          <w:rPr>
            <w:noProof/>
            <w:webHidden/>
          </w:rPr>
          <w:fldChar w:fldCharType="begin"/>
        </w:r>
        <w:r>
          <w:rPr>
            <w:noProof/>
            <w:webHidden/>
          </w:rPr>
          <w:instrText xml:space="preserve"> PAGEREF _Toc218885956 \h </w:instrText>
        </w:r>
        <w:r>
          <w:rPr>
            <w:noProof/>
            <w:webHidden/>
          </w:rPr>
        </w:r>
        <w:r>
          <w:rPr>
            <w:noProof/>
            <w:webHidden/>
          </w:rPr>
          <w:fldChar w:fldCharType="separate"/>
        </w:r>
        <w:r>
          <w:rPr>
            <w:noProof/>
            <w:webHidden/>
          </w:rPr>
          <w:t>17</w:t>
        </w:r>
        <w:r>
          <w:rPr>
            <w:noProof/>
            <w:webHidden/>
          </w:rPr>
          <w:fldChar w:fldCharType="end"/>
        </w:r>
      </w:hyperlink>
    </w:p>
    <w:p w14:paraId="5E444F95" w14:textId="45D8D037"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7" w:history="1">
        <w:r w:rsidRPr="003F1468">
          <w:rPr>
            <w:rStyle w:val="Hyperlink"/>
            <w:noProof/>
          </w:rPr>
          <w:t>Figure 6. Dyno Progress Meeting Excel Snippet</w:t>
        </w:r>
        <w:r>
          <w:rPr>
            <w:noProof/>
            <w:webHidden/>
          </w:rPr>
          <w:tab/>
        </w:r>
        <w:r>
          <w:rPr>
            <w:noProof/>
            <w:webHidden/>
          </w:rPr>
          <w:fldChar w:fldCharType="begin"/>
        </w:r>
        <w:r>
          <w:rPr>
            <w:noProof/>
            <w:webHidden/>
          </w:rPr>
          <w:instrText xml:space="preserve"> PAGEREF _Toc218885957 \h </w:instrText>
        </w:r>
        <w:r>
          <w:rPr>
            <w:noProof/>
            <w:webHidden/>
          </w:rPr>
        </w:r>
        <w:r>
          <w:rPr>
            <w:noProof/>
            <w:webHidden/>
          </w:rPr>
          <w:fldChar w:fldCharType="separate"/>
        </w:r>
        <w:r>
          <w:rPr>
            <w:noProof/>
            <w:webHidden/>
          </w:rPr>
          <w:t>17</w:t>
        </w:r>
        <w:r>
          <w:rPr>
            <w:noProof/>
            <w:webHidden/>
          </w:rPr>
          <w:fldChar w:fldCharType="end"/>
        </w:r>
      </w:hyperlink>
    </w:p>
    <w:p w14:paraId="7DADDEB7" w14:textId="2D6F64ED"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8" w:history="1">
        <w:r w:rsidRPr="003F1468">
          <w:rPr>
            <w:rStyle w:val="Hyperlink"/>
            <w:noProof/>
          </w:rPr>
          <w:t>Figure 7. Instructions to Find FSAE-A Rules</w:t>
        </w:r>
        <w:r>
          <w:rPr>
            <w:noProof/>
            <w:webHidden/>
          </w:rPr>
          <w:tab/>
        </w:r>
        <w:r>
          <w:rPr>
            <w:noProof/>
            <w:webHidden/>
          </w:rPr>
          <w:fldChar w:fldCharType="begin"/>
        </w:r>
        <w:r>
          <w:rPr>
            <w:noProof/>
            <w:webHidden/>
          </w:rPr>
          <w:instrText xml:space="preserve"> PAGEREF _Toc218885958 \h </w:instrText>
        </w:r>
        <w:r>
          <w:rPr>
            <w:noProof/>
            <w:webHidden/>
          </w:rPr>
        </w:r>
        <w:r>
          <w:rPr>
            <w:noProof/>
            <w:webHidden/>
          </w:rPr>
          <w:fldChar w:fldCharType="separate"/>
        </w:r>
        <w:r>
          <w:rPr>
            <w:noProof/>
            <w:webHidden/>
          </w:rPr>
          <w:t>18</w:t>
        </w:r>
        <w:r>
          <w:rPr>
            <w:noProof/>
            <w:webHidden/>
          </w:rPr>
          <w:fldChar w:fldCharType="end"/>
        </w:r>
      </w:hyperlink>
    </w:p>
    <w:p w14:paraId="12461FA6" w14:textId="2CF16BD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59" w:history="1">
        <w:r w:rsidRPr="003F1468">
          <w:rPr>
            <w:rStyle w:val="Hyperlink"/>
            <w:noProof/>
          </w:rPr>
          <w:t>Figure 8. Example of Budget Summary</w:t>
        </w:r>
        <w:r>
          <w:rPr>
            <w:noProof/>
            <w:webHidden/>
          </w:rPr>
          <w:tab/>
        </w:r>
        <w:r>
          <w:rPr>
            <w:noProof/>
            <w:webHidden/>
          </w:rPr>
          <w:fldChar w:fldCharType="begin"/>
        </w:r>
        <w:r>
          <w:rPr>
            <w:noProof/>
            <w:webHidden/>
          </w:rPr>
          <w:instrText xml:space="preserve"> PAGEREF _Toc218885959 \h </w:instrText>
        </w:r>
        <w:r>
          <w:rPr>
            <w:noProof/>
            <w:webHidden/>
          </w:rPr>
        </w:r>
        <w:r>
          <w:rPr>
            <w:noProof/>
            <w:webHidden/>
          </w:rPr>
          <w:fldChar w:fldCharType="separate"/>
        </w:r>
        <w:r>
          <w:rPr>
            <w:noProof/>
            <w:webHidden/>
          </w:rPr>
          <w:t>24</w:t>
        </w:r>
        <w:r>
          <w:rPr>
            <w:noProof/>
            <w:webHidden/>
          </w:rPr>
          <w:fldChar w:fldCharType="end"/>
        </w:r>
      </w:hyperlink>
    </w:p>
    <w:p w14:paraId="2738DEE0" w14:textId="0CD1F2D2"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0" w:history="1">
        <w:r w:rsidRPr="003F1468">
          <w:rPr>
            <w:rStyle w:val="Hyperlink"/>
            <w:noProof/>
          </w:rPr>
          <w:t>Figure 9. Example of Budget Spending Delta</w:t>
        </w:r>
        <w:r>
          <w:rPr>
            <w:noProof/>
            <w:webHidden/>
          </w:rPr>
          <w:tab/>
        </w:r>
        <w:r>
          <w:rPr>
            <w:noProof/>
            <w:webHidden/>
          </w:rPr>
          <w:fldChar w:fldCharType="begin"/>
        </w:r>
        <w:r>
          <w:rPr>
            <w:noProof/>
            <w:webHidden/>
          </w:rPr>
          <w:instrText xml:space="preserve"> PAGEREF _Toc218885960 \h </w:instrText>
        </w:r>
        <w:r>
          <w:rPr>
            <w:noProof/>
            <w:webHidden/>
          </w:rPr>
        </w:r>
        <w:r>
          <w:rPr>
            <w:noProof/>
            <w:webHidden/>
          </w:rPr>
          <w:fldChar w:fldCharType="separate"/>
        </w:r>
        <w:r>
          <w:rPr>
            <w:noProof/>
            <w:webHidden/>
          </w:rPr>
          <w:t>24</w:t>
        </w:r>
        <w:r>
          <w:rPr>
            <w:noProof/>
            <w:webHidden/>
          </w:rPr>
          <w:fldChar w:fldCharType="end"/>
        </w:r>
      </w:hyperlink>
    </w:p>
    <w:p w14:paraId="4BCAFA5C" w14:textId="28778219"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1" w:history="1">
        <w:r w:rsidRPr="003F1468">
          <w:rPr>
            <w:rStyle w:val="Hyperlink"/>
            <w:noProof/>
          </w:rPr>
          <w:t>Figure 10. Whiteboard Change Management Solution</w:t>
        </w:r>
        <w:r>
          <w:rPr>
            <w:noProof/>
            <w:webHidden/>
          </w:rPr>
          <w:tab/>
        </w:r>
        <w:r>
          <w:rPr>
            <w:noProof/>
            <w:webHidden/>
          </w:rPr>
          <w:fldChar w:fldCharType="begin"/>
        </w:r>
        <w:r>
          <w:rPr>
            <w:noProof/>
            <w:webHidden/>
          </w:rPr>
          <w:instrText xml:space="preserve"> PAGEREF _Toc218885961 \h </w:instrText>
        </w:r>
        <w:r>
          <w:rPr>
            <w:noProof/>
            <w:webHidden/>
          </w:rPr>
        </w:r>
        <w:r>
          <w:rPr>
            <w:noProof/>
            <w:webHidden/>
          </w:rPr>
          <w:fldChar w:fldCharType="separate"/>
        </w:r>
        <w:r>
          <w:rPr>
            <w:noProof/>
            <w:webHidden/>
          </w:rPr>
          <w:t>31</w:t>
        </w:r>
        <w:r>
          <w:rPr>
            <w:noProof/>
            <w:webHidden/>
          </w:rPr>
          <w:fldChar w:fldCharType="end"/>
        </w:r>
      </w:hyperlink>
    </w:p>
    <w:p w14:paraId="44F38419" w14:textId="64EA012A"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2" w:history="1">
        <w:r w:rsidRPr="003F1468">
          <w:rPr>
            <w:rStyle w:val="Hyperlink"/>
            <w:noProof/>
          </w:rPr>
          <w:t>Figure 11. HIP V1.4 Unit Test Checklist</w:t>
        </w:r>
        <w:r>
          <w:rPr>
            <w:noProof/>
            <w:webHidden/>
          </w:rPr>
          <w:tab/>
        </w:r>
        <w:r>
          <w:rPr>
            <w:noProof/>
            <w:webHidden/>
          </w:rPr>
          <w:fldChar w:fldCharType="begin"/>
        </w:r>
        <w:r>
          <w:rPr>
            <w:noProof/>
            <w:webHidden/>
          </w:rPr>
          <w:instrText xml:space="preserve"> PAGEREF _Toc218885962 \h </w:instrText>
        </w:r>
        <w:r>
          <w:rPr>
            <w:noProof/>
            <w:webHidden/>
          </w:rPr>
        </w:r>
        <w:r>
          <w:rPr>
            <w:noProof/>
            <w:webHidden/>
          </w:rPr>
          <w:fldChar w:fldCharType="separate"/>
        </w:r>
        <w:r>
          <w:rPr>
            <w:noProof/>
            <w:webHidden/>
          </w:rPr>
          <w:t>33</w:t>
        </w:r>
        <w:r>
          <w:rPr>
            <w:noProof/>
            <w:webHidden/>
          </w:rPr>
          <w:fldChar w:fldCharType="end"/>
        </w:r>
      </w:hyperlink>
    </w:p>
    <w:p w14:paraId="4D1F8368" w14:textId="0878EE0C"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3" w:history="1">
        <w:r w:rsidRPr="003F1468">
          <w:rPr>
            <w:rStyle w:val="Hyperlink"/>
            <w:noProof/>
          </w:rPr>
          <w:t>Figure 12. 2025 Technical Inspection Award</w:t>
        </w:r>
        <w:r>
          <w:rPr>
            <w:noProof/>
            <w:webHidden/>
          </w:rPr>
          <w:tab/>
        </w:r>
        <w:r>
          <w:rPr>
            <w:noProof/>
            <w:webHidden/>
          </w:rPr>
          <w:fldChar w:fldCharType="begin"/>
        </w:r>
        <w:r>
          <w:rPr>
            <w:noProof/>
            <w:webHidden/>
          </w:rPr>
          <w:instrText xml:space="preserve"> PAGEREF _Toc218885963 \h </w:instrText>
        </w:r>
        <w:r>
          <w:rPr>
            <w:noProof/>
            <w:webHidden/>
          </w:rPr>
        </w:r>
        <w:r>
          <w:rPr>
            <w:noProof/>
            <w:webHidden/>
          </w:rPr>
          <w:fldChar w:fldCharType="separate"/>
        </w:r>
        <w:r>
          <w:rPr>
            <w:noProof/>
            <w:webHidden/>
          </w:rPr>
          <w:t>35</w:t>
        </w:r>
        <w:r>
          <w:rPr>
            <w:noProof/>
            <w:webHidden/>
          </w:rPr>
          <w:fldChar w:fldCharType="end"/>
        </w:r>
      </w:hyperlink>
    </w:p>
    <w:p w14:paraId="4D00FBD5" w14:textId="17C2E97B"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4" w:history="1">
        <w:r w:rsidRPr="003F1468">
          <w:rPr>
            <w:rStyle w:val="Hyperlink"/>
            <w:noProof/>
          </w:rPr>
          <w:t>Figure 13. Thermal strip viewing hatch</w:t>
        </w:r>
        <w:r>
          <w:rPr>
            <w:noProof/>
            <w:webHidden/>
          </w:rPr>
          <w:tab/>
        </w:r>
        <w:r>
          <w:rPr>
            <w:noProof/>
            <w:webHidden/>
          </w:rPr>
          <w:fldChar w:fldCharType="begin"/>
        </w:r>
        <w:r>
          <w:rPr>
            <w:noProof/>
            <w:webHidden/>
          </w:rPr>
          <w:instrText xml:space="preserve"> PAGEREF _Toc218885964 \h </w:instrText>
        </w:r>
        <w:r>
          <w:rPr>
            <w:noProof/>
            <w:webHidden/>
          </w:rPr>
        </w:r>
        <w:r>
          <w:rPr>
            <w:noProof/>
            <w:webHidden/>
          </w:rPr>
          <w:fldChar w:fldCharType="separate"/>
        </w:r>
        <w:r>
          <w:rPr>
            <w:noProof/>
            <w:webHidden/>
          </w:rPr>
          <w:t>38</w:t>
        </w:r>
        <w:r>
          <w:rPr>
            <w:noProof/>
            <w:webHidden/>
          </w:rPr>
          <w:fldChar w:fldCharType="end"/>
        </w:r>
      </w:hyperlink>
    </w:p>
    <w:p w14:paraId="39C9E60F" w14:textId="7DB0C12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5" w:history="1">
        <w:r w:rsidRPr="003F1468">
          <w:rPr>
            <w:rStyle w:val="Hyperlink"/>
            <w:noProof/>
          </w:rPr>
          <w:t>Figure 14. Accumulator Technical Inspection Fail Point 1</w:t>
        </w:r>
        <w:r>
          <w:rPr>
            <w:noProof/>
            <w:webHidden/>
          </w:rPr>
          <w:tab/>
        </w:r>
        <w:r>
          <w:rPr>
            <w:noProof/>
            <w:webHidden/>
          </w:rPr>
          <w:fldChar w:fldCharType="begin"/>
        </w:r>
        <w:r>
          <w:rPr>
            <w:noProof/>
            <w:webHidden/>
          </w:rPr>
          <w:instrText xml:space="preserve"> PAGEREF _Toc218885965 \h </w:instrText>
        </w:r>
        <w:r>
          <w:rPr>
            <w:noProof/>
            <w:webHidden/>
          </w:rPr>
        </w:r>
        <w:r>
          <w:rPr>
            <w:noProof/>
            <w:webHidden/>
          </w:rPr>
          <w:fldChar w:fldCharType="separate"/>
        </w:r>
        <w:r>
          <w:rPr>
            <w:noProof/>
            <w:webHidden/>
          </w:rPr>
          <w:t>40</w:t>
        </w:r>
        <w:r>
          <w:rPr>
            <w:noProof/>
            <w:webHidden/>
          </w:rPr>
          <w:fldChar w:fldCharType="end"/>
        </w:r>
      </w:hyperlink>
    </w:p>
    <w:p w14:paraId="118B9276" w14:textId="49467B60"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6" w:history="1">
        <w:r w:rsidRPr="003F1468">
          <w:rPr>
            <w:rStyle w:val="Hyperlink"/>
            <w:noProof/>
          </w:rPr>
          <w:t>Figure 15. Accumulator Technical Inspection Fail Point 2</w:t>
        </w:r>
        <w:r>
          <w:rPr>
            <w:noProof/>
            <w:webHidden/>
          </w:rPr>
          <w:tab/>
        </w:r>
        <w:r>
          <w:rPr>
            <w:noProof/>
            <w:webHidden/>
          </w:rPr>
          <w:fldChar w:fldCharType="begin"/>
        </w:r>
        <w:r>
          <w:rPr>
            <w:noProof/>
            <w:webHidden/>
          </w:rPr>
          <w:instrText xml:space="preserve"> PAGEREF _Toc218885966 \h </w:instrText>
        </w:r>
        <w:r>
          <w:rPr>
            <w:noProof/>
            <w:webHidden/>
          </w:rPr>
        </w:r>
        <w:r>
          <w:rPr>
            <w:noProof/>
            <w:webHidden/>
          </w:rPr>
          <w:fldChar w:fldCharType="separate"/>
        </w:r>
        <w:r>
          <w:rPr>
            <w:noProof/>
            <w:webHidden/>
          </w:rPr>
          <w:t>40</w:t>
        </w:r>
        <w:r>
          <w:rPr>
            <w:noProof/>
            <w:webHidden/>
          </w:rPr>
          <w:fldChar w:fldCharType="end"/>
        </w:r>
      </w:hyperlink>
    </w:p>
    <w:p w14:paraId="327E7782" w14:textId="543792D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7" w:history="1">
        <w:r w:rsidRPr="003F1468">
          <w:rPr>
            <w:rStyle w:val="Hyperlink"/>
            <w:noProof/>
          </w:rPr>
          <w:t>Figure 16. Visualisation of where phase cable securing is needed</w:t>
        </w:r>
        <w:r>
          <w:rPr>
            <w:noProof/>
            <w:webHidden/>
          </w:rPr>
          <w:tab/>
        </w:r>
        <w:r>
          <w:rPr>
            <w:noProof/>
            <w:webHidden/>
          </w:rPr>
          <w:fldChar w:fldCharType="begin"/>
        </w:r>
        <w:r>
          <w:rPr>
            <w:noProof/>
            <w:webHidden/>
          </w:rPr>
          <w:instrText xml:space="preserve"> PAGEREF _Toc218885967 \h </w:instrText>
        </w:r>
        <w:r>
          <w:rPr>
            <w:noProof/>
            <w:webHidden/>
          </w:rPr>
        </w:r>
        <w:r>
          <w:rPr>
            <w:noProof/>
            <w:webHidden/>
          </w:rPr>
          <w:fldChar w:fldCharType="separate"/>
        </w:r>
        <w:r>
          <w:rPr>
            <w:noProof/>
            <w:webHidden/>
          </w:rPr>
          <w:t>41</w:t>
        </w:r>
        <w:r>
          <w:rPr>
            <w:noProof/>
            <w:webHidden/>
          </w:rPr>
          <w:fldChar w:fldCharType="end"/>
        </w:r>
      </w:hyperlink>
    </w:p>
    <w:p w14:paraId="38BB8A5F" w14:textId="3589576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8" w:history="1">
        <w:r w:rsidRPr="003F1468">
          <w:rPr>
            <w:rStyle w:val="Hyperlink"/>
            <w:noProof/>
          </w:rPr>
          <w:t>Figure 17. Location of MSD bolts that should be positively locked</w:t>
        </w:r>
        <w:r>
          <w:rPr>
            <w:noProof/>
            <w:webHidden/>
          </w:rPr>
          <w:tab/>
        </w:r>
        <w:r>
          <w:rPr>
            <w:noProof/>
            <w:webHidden/>
          </w:rPr>
          <w:fldChar w:fldCharType="begin"/>
        </w:r>
        <w:r>
          <w:rPr>
            <w:noProof/>
            <w:webHidden/>
          </w:rPr>
          <w:instrText xml:space="preserve"> PAGEREF _Toc218885968 \h </w:instrText>
        </w:r>
        <w:r>
          <w:rPr>
            <w:noProof/>
            <w:webHidden/>
          </w:rPr>
        </w:r>
        <w:r>
          <w:rPr>
            <w:noProof/>
            <w:webHidden/>
          </w:rPr>
          <w:fldChar w:fldCharType="separate"/>
        </w:r>
        <w:r>
          <w:rPr>
            <w:noProof/>
            <w:webHidden/>
          </w:rPr>
          <w:t>42</w:t>
        </w:r>
        <w:r>
          <w:rPr>
            <w:noProof/>
            <w:webHidden/>
          </w:rPr>
          <w:fldChar w:fldCharType="end"/>
        </w:r>
      </w:hyperlink>
    </w:p>
    <w:p w14:paraId="0DB837AE" w14:textId="22F56303"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69" w:history="1">
        <w:r w:rsidRPr="003F1468">
          <w:rPr>
            <w:rStyle w:val="Hyperlink"/>
            <w:noProof/>
          </w:rPr>
          <w:t>Figure 18. Showing 100 mm proximity grounding requirement in EV Static</w:t>
        </w:r>
        <w:r>
          <w:rPr>
            <w:noProof/>
            <w:webHidden/>
          </w:rPr>
          <w:tab/>
        </w:r>
        <w:r>
          <w:rPr>
            <w:noProof/>
            <w:webHidden/>
          </w:rPr>
          <w:fldChar w:fldCharType="begin"/>
        </w:r>
        <w:r>
          <w:rPr>
            <w:noProof/>
            <w:webHidden/>
          </w:rPr>
          <w:instrText xml:space="preserve"> PAGEREF _Toc218885969 \h </w:instrText>
        </w:r>
        <w:r>
          <w:rPr>
            <w:noProof/>
            <w:webHidden/>
          </w:rPr>
        </w:r>
        <w:r>
          <w:rPr>
            <w:noProof/>
            <w:webHidden/>
          </w:rPr>
          <w:fldChar w:fldCharType="separate"/>
        </w:r>
        <w:r>
          <w:rPr>
            <w:noProof/>
            <w:webHidden/>
          </w:rPr>
          <w:t>43</w:t>
        </w:r>
        <w:r>
          <w:rPr>
            <w:noProof/>
            <w:webHidden/>
          </w:rPr>
          <w:fldChar w:fldCharType="end"/>
        </w:r>
      </w:hyperlink>
    </w:p>
    <w:p w14:paraId="6F3CC787" w14:textId="61B2D74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0" w:history="1">
        <w:r w:rsidRPr="003F1468">
          <w:rPr>
            <w:rStyle w:val="Hyperlink"/>
            <w:noProof/>
          </w:rPr>
          <w:t>Figure 19. Seatbelt harness holder locations</w:t>
        </w:r>
        <w:r>
          <w:rPr>
            <w:noProof/>
            <w:webHidden/>
          </w:rPr>
          <w:tab/>
        </w:r>
        <w:r>
          <w:rPr>
            <w:noProof/>
            <w:webHidden/>
          </w:rPr>
          <w:fldChar w:fldCharType="begin"/>
        </w:r>
        <w:r>
          <w:rPr>
            <w:noProof/>
            <w:webHidden/>
          </w:rPr>
          <w:instrText xml:space="preserve"> PAGEREF _Toc218885970 \h </w:instrText>
        </w:r>
        <w:r>
          <w:rPr>
            <w:noProof/>
            <w:webHidden/>
          </w:rPr>
        </w:r>
        <w:r>
          <w:rPr>
            <w:noProof/>
            <w:webHidden/>
          </w:rPr>
          <w:fldChar w:fldCharType="separate"/>
        </w:r>
        <w:r>
          <w:rPr>
            <w:noProof/>
            <w:webHidden/>
          </w:rPr>
          <w:t>44</w:t>
        </w:r>
        <w:r>
          <w:rPr>
            <w:noProof/>
            <w:webHidden/>
          </w:rPr>
          <w:fldChar w:fldCharType="end"/>
        </w:r>
      </w:hyperlink>
    </w:p>
    <w:p w14:paraId="09BF8487" w14:textId="0D5478C3"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1" w:history="1">
        <w:r w:rsidRPr="003F1468">
          <w:rPr>
            <w:rStyle w:val="Hyperlink"/>
            <w:noProof/>
          </w:rPr>
          <w:t>Figure 20. A) shows location of BOTS in Pedal Box. B) describes reason for continual breaks</w:t>
        </w:r>
        <w:r>
          <w:rPr>
            <w:noProof/>
            <w:webHidden/>
          </w:rPr>
          <w:tab/>
        </w:r>
        <w:r>
          <w:rPr>
            <w:noProof/>
            <w:webHidden/>
          </w:rPr>
          <w:fldChar w:fldCharType="begin"/>
        </w:r>
        <w:r>
          <w:rPr>
            <w:noProof/>
            <w:webHidden/>
          </w:rPr>
          <w:instrText xml:space="preserve"> PAGEREF _Toc218885971 \h </w:instrText>
        </w:r>
        <w:r>
          <w:rPr>
            <w:noProof/>
            <w:webHidden/>
          </w:rPr>
        </w:r>
        <w:r>
          <w:rPr>
            <w:noProof/>
            <w:webHidden/>
          </w:rPr>
          <w:fldChar w:fldCharType="separate"/>
        </w:r>
        <w:r>
          <w:rPr>
            <w:noProof/>
            <w:webHidden/>
          </w:rPr>
          <w:t>45</w:t>
        </w:r>
        <w:r>
          <w:rPr>
            <w:noProof/>
            <w:webHidden/>
          </w:rPr>
          <w:fldChar w:fldCharType="end"/>
        </w:r>
      </w:hyperlink>
    </w:p>
    <w:p w14:paraId="134BD389" w14:textId="118D4356"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2" w:history="1">
        <w:r w:rsidRPr="003F1468">
          <w:rPr>
            <w:rStyle w:val="Hyperlink"/>
            <w:noProof/>
          </w:rPr>
          <w:t>Figure 21. CEN fuse that was blowing during EV Functional Mock Technical Inspections</w:t>
        </w:r>
        <w:r>
          <w:rPr>
            <w:noProof/>
            <w:webHidden/>
          </w:rPr>
          <w:tab/>
        </w:r>
        <w:r>
          <w:rPr>
            <w:noProof/>
            <w:webHidden/>
          </w:rPr>
          <w:fldChar w:fldCharType="begin"/>
        </w:r>
        <w:r>
          <w:rPr>
            <w:noProof/>
            <w:webHidden/>
          </w:rPr>
          <w:instrText xml:space="preserve"> PAGEREF _Toc218885972 \h </w:instrText>
        </w:r>
        <w:r>
          <w:rPr>
            <w:noProof/>
            <w:webHidden/>
          </w:rPr>
        </w:r>
        <w:r>
          <w:rPr>
            <w:noProof/>
            <w:webHidden/>
          </w:rPr>
          <w:fldChar w:fldCharType="separate"/>
        </w:r>
        <w:r>
          <w:rPr>
            <w:noProof/>
            <w:webHidden/>
          </w:rPr>
          <w:t>46</w:t>
        </w:r>
        <w:r>
          <w:rPr>
            <w:noProof/>
            <w:webHidden/>
          </w:rPr>
          <w:fldChar w:fldCharType="end"/>
        </w:r>
      </w:hyperlink>
    </w:p>
    <w:p w14:paraId="5EFEF3DA" w14:textId="52B0542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3" w:history="1">
        <w:r w:rsidRPr="003F1468">
          <w:rPr>
            <w:rStyle w:val="Hyperlink"/>
            <w:noProof/>
          </w:rPr>
          <w:t>Figure 22. FT.5.2 Explanation</w:t>
        </w:r>
        <w:r>
          <w:rPr>
            <w:noProof/>
            <w:webHidden/>
          </w:rPr>
          <w:tab/>
        </w:r>
        <w:r>
          <w:rPr>
            <w:noProof/>
            <w:webHidden/>
          </w:rPr>
          <w:fldChar w:fldCharType="begin"/>
        </w:r>
        <w:r>
          <w:rPr>
            <w:noProof/>
            <w:webHidden/>
          </w:rPr>
          <w:instrText xml:space="preserve"> PAGEREF _Toc218885973 \h </w:instrText>
        </w:r>
        <w:r>
          <w:rPr>
            <w:noProof/>
            <w:webHidden/>
          </w:rPr>
        </w:r>
        <w:r>
          <w:rPr>
            <w:noProof/>
            <w:webHidden/>
          </w:rPr>
          <w:fldChar w:fldCharType="separate"/>
        </w:r>
        <w:r>
          <w:rPr>
            <w:noProof/>
            <w:webHidden/>
          </w:rPr>
          <w:t>46</w:t>
        </w:r>
        <w:r>
          <w:rPr>
            <w:noProof/>
            <w:webHidden/>
          </w:rPr>
          <w:fldChar w:fldCharType="end"/>
        </w:r>
      </w:hyperlink>
    </w:p>
    <w:p w14:paraId="75DDDE2A" w14:textId="5EC7A0D2"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4" w:history="1">
        <w:r w:rsidRPr="003F1468">
          <w:rPr>
            <w:rStyle w:val="Hyperlink"/>
            <w:noProof/>
          </w:rPr>
          <w:t>Figure 23. Non-compliant IMD Resistor Box</w:t>
        </w:r>
        <w:r>
          <w:rPr>
            <w:noProof/>
            <w:webHidden/>
          </w:rPr>
          <w:tab/>
        </w:r>
        <w:r>
          <w:rPr>
            <w:noProof/>
            <w:webHidden/>
          </w:rPr>
          <w:fldChar w:fldCharType="begin"/>
        </w:r>
        <w:r>
          <w:rPr>
            <w:noProof/>
            <w:webHidden/>
          </w:rPr>
          <w:instrText xml:space="preserve"> PAGEREF _Toc218885974 \h </w:instrText>
        </w:r>
        <w:r>
          <w:rPr>
            <w:noProof/>
            <w:webHidden/>
          </w:rPr>
        </w:r>
        <w:r>
          <w:rPr>
            <w:noProof/>
            <w:webHidden/>
          </w:rPr>
          <w:fldChar w:fldCharType="separate"/>
        </w:r>
        <w:r>
          <w:rPr>
            <w:noProof/>
            <w:webHidden/>
          </w:rPr>
          <w:t>47</w:t>
        </w:r>
        <w:r>
          <w:rPr>
            <w:noProof/>
            <w:webHidden/>
          </w:rPr>
          <w:fldChar w:fldCharType="end"/>
        </w:r>
      </w:hyperlink>
    </w:p>
    <w:p w14:paraId="5BA0E7A5" w14:textId="3A736AD1"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5" w:history="1">
        <w:r w:rsidRPr="003F1468">
          <w:rPr>
            <w:rStyle w:val="Hyperlink"/>
            <w:noProof/>
          </w:rPr>
          <w:t>Figure 24. Compliant IMD Test Resistor Box</w:t>
        </w:r>
        <w:r>
          <w:rPr>
            <w:noProof/>
            <w:webHidden/>
          </w:rPr>
          <w:tab/>
        </w:r>
        <w:r>
          <w:rPr>
            <w:noProof/>
            <w:webHidden/>
          </w:rPr>
          <w:fldChar w:fldCharType="begin"/>
        </w:r>
        <w:r>
          <w:rPr>
            <w:noProof/>
            <w:webHidden/>
          </w:rPr>
          <w:instrText xml:space="preserve"> PAGEREF _Toc218885975 \h </w:instrText>
        </w:r>
        <w:r>
          <w:rPr>
            <w:noProof/>
            <w:webHidden/>
          </w:rPr>
        </w:r>
        <w:r>
          <w:rPr>
            <w:noProof/>
            <w:webHidden/>
          </w:rPr>
          <w:fldChar w:fldCharType="separate"/>
        </w:r>
        <w:r>
          <w:rPr>
            <w:noProof/>
            <w:webHidden/>
          </w:rPr>
          <w:t>48</w:t>
        </w:r>
        <w:r>
          <w:rPr>
            <w:noProof/>
            <w:webHidden/>
          </w:rPr>
          <w:fldChar w:fldCharType="end"/>
        </w:r>
      </w:hyperlink>
    </w:p>
    <w:p w14:paraId="46E37E7B" w14:textId="365022B5"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6" w:history="1">
        <w:r w:rsidRPr="003F1468">
          <w:rPr>
            <w:rStyle w:val="Hyperlink"/>
            <w:noProof/>
          </w:rPr>
          <w:t>Figure 25. Proof of IMD Test Resistor Power Requirement Compliance</w:t>
        </w:r>
        <w:r>
          <w:rPr>
            <w:noProof/>
            <w:webHidden/>
          </w:rPr>
          <w:tab/>
        </w:r>
        <w:r>
          <w:rPr>
            <w:noProof/>
            <w:webHidden/>
          </w:rPr>
          <w:fldChar w:fldCharType="begin"/>
        </w:r>
        <w:r>
          <w:rPr>
            <w:noProof/>
            <w:webHidden/>
          </w:rPr>
          <w:instrText xml:space="preserve"> PAGEREF _Toc218885976 \h </w:instrText>
        </w:r>
        <w:r>
          <w:rPr>
            <w:noProof/>
            <w:webHidden/>
          </w:rPr>
        </w:r>
        <w:r>
          <w:rPr>
            <w:noProof/>
            <w:webHidden/>
          </w:rPr>
          <w:fldChar w:fldCharType="separate"/>
        </w:r>
        <w:r>
          <w:rPr>
            <w:noProof/>
            <w:webHidden/>
          </w:rPr>
          <w:t>49</w:t>
        </w:r>
        <w:r>
          <w:rPr>
            <w:noProof/>
            <w:webHidden/>
          </w:rPr>
          <w:fldChar w:fldCharType="end"/>
        </w:r>
      </w:hyperlink>
    </w:p>
    <w:p w14:paraId="207810D9" w14:textId="1170593E"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7" w:history="1">
        <w:r w:rsidRPr="003F1468">
          <w:rPr>
            <w:rStyle w:val="Hyperlink"/>
            <w:noProof/>
          </w:rPr>
          <w:t>Figure 26. From left to right, Zak Lobko (Sem 1 Directed Reading), Samuel Connett (HV Powertrain), Oscar Rudman (Accumulator Electronics), the Author, Jayden Horvath (Autonomous Vehicle Development), Oliver Bunny (Data Engineer), Jayson Mills (Sem 1 Directed Reading), seated in car Mia Cosentino (Sem 2 Directed Reading), and Fletcher Cogoi (not pictured)</w:t>
        </w:r>
        <w:r>
          <w:rPr>
            <w:noProof/>
            <w:webHidden/>
          </w:rPr>
          <w:tab/>
        </w:r>
        <w:r>
          <w:rPr>
            <w:noProof/>
            <w:webHidden/>
          </w:rPr>
          <w:fldChar w:fldCharType="begin"/>
        </w:r>
        <w:r>
          <w:rPr>
            <w:noProof/>
            <w:webHidden/>
          </w:rPr>
          <w:instrText xml:space="preserve"> PAGEREF _Toc218885977 \h </w:instrText>
        </w:r>
        <w:r>
          <w:rPr>
            <w:noProof/>
            <w:webHidden/>
          </w:rPr>
        </w:r>
        <w:r>
          <w:rPr>
            <w:noProof/>
            <w:webHidden/>
          </w:rPr>
          <w:fldChar w:fldCharType="separate"/>
        </w:r>
        <w:r>
          <w:rPr>
            <w:noProof/>
            <w:webHidden/>
          </w:rPr>
          <w:t>51</w:t>
        </w:r>
        <w:r>
          <w:rPr>
            <w:noProof/>
            <w:webHidden/>
          </w:rPr>
          <w:fldChar w:fldCharType="end"/>
        </w:r>
      </w:hyperlink>
    </w:p>
    <w:p w14:paraId="392B1858" w14:textId="3FE835D4" w:rsidR="00886461" w:rsidRDefault="00886461">
      <w:pPr>
        <w:pStyle w:val="TableofFigures"/>
        <w:tabs>
          <w:tab w:val="right" w:leader="dot" w:pos="9016"/>
        </w:tabs>
        <w:rPr>
          <w:rFonts w:eastAsiaTheme="minorEastAsia"/>
          <w:noProof/>
          <w:kern w:val="2"/>
          <w:sz w:val="24"/>
          <w:szCs w:val="24"/>
          <w:lang w:eastAsia="en-AU"/>
          <w14:ligatures w14:val="standardContextual"/>
        </w:rPr>
      </w:pPr>
      <w:hyperlink w:anchor="_Toc218885978" w:history="1">
        <w:r w:rsidRPr="003F1468">
          <w:rPr>
            <w:rStyle w:val="Hyperlink"/>
            <w:noProof/>
          </w:rPr>
          <w:t>Figure 27. 2025 Acceleration Faults</w:t>
        </w:r>
        <w:r>
          <w:rPr>
            <w:noProof/>
            <w:webHidden/>
          </w:rPr>
          <w:tab/>
        </w:r>
        <w:r>
          <w:rPr>
            <w:noProof/>
            <w:webHidden/>
          </w:rPr>
          <w:fldChar w:fldCharType="begin"/>
        </w:r>
        <w:r>
          <w:rPr>
            <w:noProof/>
            <w:webHidden/>
          </w:rPr>
          <w:instrText xml:space="preserve"> PAGEREF _Toc218885978 \h </w:instrText>
        </w:r>
        <w:r>
          <w:rPr>
            <w:noProof/>
            <w:webHidden/>
          </w:rPr>
        </w:r>
        <w:r>
          <w:rPr>
            <w:noProof/>
            <w:webHidden/>
          </w:rPr>
          <w:fldChar w:fldCharType="separate"/>
        </w:r>
        <w:r>
          <w:rPr>
            <w:noProof/>
            <w:webHidden/>
          </w:rPr>
          <w:t>61</w:t>
        </w:r>
        <w:r>
          <w:rPr>
            <w:noProof/>
            <w:webHidden/>
          </w:rPr>
          <w:fldChar w:fldCharType="end"/>
        </w:r>
      </w:hyperlink>
    </w:p>
    <w:p w14:paraId="06DE4515" w14:textId="4551B4B2" w:rsidR="00434581" w:rsidRDefault="00434581">
      <w:r>
        <w:rPr>
          <w:b/>
          <w:bCs/>
          <w:noProof/>
          <w:lang w:val="en-US"/>
        </w:rPr>
        <w:fldChar w:fldCharType="end"/>
      </w:r>
    </w:p>
    <w:p w14:paraId="4583D4ED" w14:textId="77777777" w:rsidR="00113A6D" w:rsidRDefault="00113A6D">
      <w:pPr>
        <w:rPr>
          <w:rFonts w:asciiTheme="majorHAnsi" w:eastAsiaTheme="majorEastAsia" w:hAnsiTheme="majorHAnsi" w:cstheme="majorBidi"/>
          <w:color w:val="0192EB"/>
          <w:sz w:val="32"/>
          <w:szCs w:val="32"/>
        </w:rPr>
      </w:pPr>
      <w:r>
        <w:br w:type="page"/>
      </w:r>
    </w:p>
    <w:p w14:paraId="5E455D67" w14:textId="145CC1CF" w:rsidR="00434581" w:rsidRDefault="00434581" w:rsidP="00102868">
      <w:pPr>
        <w:pStyle w:val="Heading1"/>
        <w:numPr>
          <w:ilvl w:val="0"/>
          <w:numId w:val="0"/>
        </w:numPr>
      </w:pPr>
      <w:bookmarkStart w:id="1" w:name="_Toc218885832"/>
      <w:r>
        <w:lastRenderedPageBreak/>
        <w:t>List of Tables</w:t>
      </w:r>
      <w:bookmarkEnd w:id="1"/>
    </w:p>
    <w:p w14:paraId="3E66E2C4" w14:textId="126980AD" w:rsidR="00434581" w:rsidRDefault="00886461">
      <w:pPr>
        <w:sectPr w:rsidR="00434581" w:rsidSect="00F13795">
          <w:headerReference w:type="default" r:id="rId17"/>
          <w:footerReference w:type="default" r:id="rId18"/>
          <w:footerReference w:type="first" r:id="rId19"/>
          <w:pgSz w:w="11906" w:h="16838"/>
          <w:pgMar w:top="1440" w:right="1440" w:bottom="1440" w:left="1440" w:header="708" w:footer="708" w:gutter="0"/>
          <w:pgNumType w:fmt="lowerRoman" w:start="1"/>
          <w:cols w:space="708"/>
          <w:docGrid w:linePitch="360"/>
        </w:sectPr>
      </w:pPr>
      <w:fldSimple w:instr=" TOC \h \z \c &quot;Table&quot; ">
        <w:r>
          <w:rPr>
            <w:b/>
            <w:bCs/>
            <w:noProof/>
            <w:lang w:val="en-US"/>
          </w:rPr>
          <w:t>No table of figures entries found.</w:t>
        </w:r>
      </w:fldSimple>
    </w:p>
    <w:p w14:paraId="39C0FBD0" w14:textId="0C9284A1" w:rsidR="009410AD" w:rsidRPr="00AF2EB0" w:rsidRDefault="00C40FB9" w:rsidP="00AF2EB0">
      <w:pPr>
        <w:pStyle w:val="Heading1"/>
      </w:pPr>
      <w:bookmarkStart w:id="2" w:name="_Toc218885833"/>
      <w:r>
        <w:lastRenderedPageBreak/>
        <w:t>Abstract</w:t>
      </w:r>
      <w:bookmarkEnd w:id="2"/>
    </w:p>
    <w:p w14:paraId="099E93BF" w14:textId="5721A425" w:rsidR="0037275D" w:rsidRDefault="00AC261A" w:rsidP="0037275D">
      <w:r>
        <w:t xml:space="preserve">NU Racing is the Formula </w:t>
      </w:r>
      <w:r w:rsidR="00FF0540">
        <w:t>Society of Automotive Engineers – Australasia (FSAE</w:t>
      </w:r>
      <w:r>
        <w:t>-A</w:t>
      </w:r>
      <w:r w:rsidR="00FF0540">
        <w:t>)</w:t>
      </w:r>
      <w:r>
        <w:t xml:space="preserve"> team from the University of Newcastle. </w:t>
      </w:r>
      <w:r w:rsidR="00B1204C">
        <w:t xml:space="preserve">2025 saw the </w:t>
      </w:r>
      <w:r w:rsidR="00787CC7">
        <w:t>design, manufactur</w:t>
      </w:r>
      <w:r w:rsidR="00B1204C">
        <w:t>e</w:t>
      </w:r>
      <w:r w:rsidR="00787CC7">
        <w:t xml:space="preserve"> and commission </w:t>
      </w:r>
      <w:r w:rsidR="00B1204C">
        <w:t>of NU25, a</w:t>
      </w:r>
      <w:r w:rsidR="003777B7">
        <w:t xml:space="preserve"> single seat </w:t>
      </w:r>
      <w:r w:rsidR="00B1204C">
        <w:t xml:space="preserve">electric vehicle, which </w:t>
      </w:r>
      <w:r w:rsidR="00787CC7">
        <w:t xml:space="preserve">participated in the 2025 </w:t>
      </w:r>
      <w:r w:rsidR="00457D97">
        <w:t xml:space="preserve">Formula SAE-A competition in Calder Park, Melbourne. </w:t>
      </w:r>
    </w:p>
    <w:p w14:paraId="67BE12BB" w14:textId="4AF6BC7B" w:rsidR="00D9589F" w:rsidRDefault="00D9589F" w:rsidP="0037275D">
      <w:r>
        <w:t xml:space="preserve">Building upon the </w:t>
      </w:r>
      <w:r w:rsidR="00803AB2">
        <w:t>overall finish of 4</w:t>
      </w:r>
      <w:r w:rsidR="00803AB2" w:rsidRPr="00803AB2">
        <w:rPr>
          <w:vertAlign w:val="superscript"/>
        </w:rPr>
        <w:t>th</w:t>
      </w:r>
      <w:r w:rsidR="00803AB2">
        <w:t xml:space="preserve"> place in 2024, NU Racing </w:t>
      </w:r>
      <w:r w:rsidR="00BB126C">
        <w:t xml:space="preserve">pushed for </w:t>
      </w:r>
      <w:r w:rsidR="00126FEE">
        <w:t>a reliable</w:t>
      </w:r>
      <w:r w:rsidR="003E18EA">
        <w:t xml:space="preserve"> and traction limited vehicle</w:t>
      </w:r>
      <w:r w:rsidR="00765DFB">
        <w:t>, w</w:t>
      </w:r>
      <w:r w:rsidR="00126FEE">
        <w:t xml:space="preserve">hile also </w:t>
      </w:r>
      <w:r w:rsidR="006E05E8">
        <w:t>improving data collection</w:t>
      </w:r>
      <w:r w:rsidR="00765DFB">
        <w:t xml:space="preserve"> methods and maintaining </w:t>
      </w:r>
      <w:r w:rsidR="001C65EC">
        <w:t xml:space="preserve">a similar weight to </w:t>
      </w:r>
      <w:r w:rsidR="004B0664">
        <w:t>NU24. The team maintained a ‘build first, design second’ philosophy</w:t>
      </w:r>
      <w:r w:rsidR="0058013E">
        <w:t xml:space="preserve">, adopted from previous years due to the </w:t>
      </w:r>
      <w:r w:rsidR="006D6616">
        <w:t>team’s</w:t>
      </w:r>
      <w:r w:rsidR="0058013E">
        <w:t xml:space="preserve"> small member count and </w:t>
      </w:r>
      <w:r w:rsidR="00EC19E5">
        <w:t xml:space="preserve">low budget. Alongside this, </w:t>
      </w:r>
      <w:r w:rsidR="006D6616">
        <w:t xml:space="preserve">NU Racing </w:t>
      </w:r>
      <w:r w:rsidR="00AB0291">
        <w:t xml:space="preserve">changed to a </w:t>
      </w:r>
      <w:r w:rsidR="00D314B0">
        <w:t xml:space="preserve">dual </w:t>
      </w:r>
      <w:r w:rsidR="00AB0291">
        <w:t xml:space="preserve">cycle </w:t>
      </w:r>
      <w:r w:rsidR="0093153E">
        <w:t xml:space="preserve">development approach, </w:t>
      </w:r>
      <w:r w:rsidR="00ED166F">
        <w:t>allowing for time to be spent o</w:t>
      </w:r>
      <w:r w:rsidR="001521D8">
        <w:t xml:space="preserve">n projects </w:t>
      </w:r>
      <w:r w:rsidR="00537FD7">
        <w:t xml:space="preserve">for future NU Racing cars. </w:t>
      </w:r>
      <w:r w:rsidR="001521D8">
        <w:t>Projects</w:t>
      </w:r>
      <w:r w:rsidR="00537FD7">
        <w:t xml:space="preserve"> included </w:t>
      </w:r>
      <w:r w:rsidR="001521D8">
        <w:t xml:space="preserve">designs for </w:t>
      </w:r>
      <w:r w:rsidR="00537FD7">
        <w:t xml:space="preserve">a </w:t>
      </w:r>
      <w:r w:rsidR="006D1CC8">
        <w:t>P</w:t>
      </w:r>
      <w:r w:rsidR="00537FD7">
        <w:t xml:space="preserve">ouch </w:t>
      </w:r>
      <w:r w:rsidR="006D1CC8">
        <w:t>C</w:t>
      </w:r>
      <w:r w:rsidR="00537FD7">
        <w:t xml:space="preserve">ell Accumulator, </w:t>
      </w:r>
      <w:r w:rsidR="006C72C0">
        <w:t>a Monocoque</w:t>
      </w:r>
      <w:r w:rsidR="00537FD7">
        <w:t xml:space="preserve"> </w:t>
      </w:r>
      <w:r w:rsidR="00B95D2F">
        <w:t>Chassis</w:t>
      </w:r>
      <w:r w:rsidR="006C72C0">
        <w:t xml:space="preserve">, </w:t>
      </w:r>
      <w:r w:rsidR="006D1CC8">
        <w:t>H</w:t>
      </w:r>
      <w:r w:rsidR="007E3F38">
        <w:t xml:space="preserve">ub </w:t>
      </w:r>
      <w:r w:rsidR="006D1CC8">
        <w:t>M</w:t>
      </w:r>
      <w:r w:rsidR="007E3F38">
        <w:t>otor</w:t>
      </w:r>
      <w:r w:rsidR="006D1CC8">
        <w:t xml:space="preserve"> G</w:t>
      </w:r>
      <w:r w:rsidR="007E3F38">
        <w:t>earbox</w:t>
      </w:r>
      <w:r w:rsidR="001521D8">
        <w:t>es</w:t>
      </w:r>
      <w:r w:rsidR="007E3F38">
        <w:t>, and AV</w:t>
      </w:r>
      <w:r w:rsidR="006668B9">
        <w:t>ONE</w:t>
      </w:r>
      <w:r w:rsidR="001521D8">
        <w:t>.</w:t>
      </w:r>
    </w:p>
    <w:p w14:paraId="50A892DA" w14:textId="7C672BA4" w:rsidR="00A06B80" w:rsidRPr="0037275D" w:rsidRDefault="00A06B80" w:rsidP="0037275D">
      <w:r>
        <w:t>NU Racing achieved 3</w:t>
      </w:r>
      <w:r w:rsidRPr="00A06B80">
        <w:rPr>
          <w:vertAlign w:val="superscript"/>
        </w:rPr>
        <w:t>rd</w:t>
      </w:r>
      <w:r>
        <w:t xml:space="preserve"> place </w:t>
      </w:r>
      <w:r w:rsidR="000717A8">
        <w:t xml:space="preserve">in the 2025 FSAE-A competition, the highest the team has ever achieved </w:t>
      </w:r>
      <w:r w:rsidR="00F661B4">
        <w:t xml:space="preserve">since it </w:t>
      </w:r>
      <w:r w:rsidR="009A7673">
        <w:t xml:space="preserve">started </w:t>
      </w:r>
      <w:r w:rsidR="00F661B4">
        <w:t>in 2002.</w:t>
      </w:r>
    </w:p>
    <w:p w14:paraId="30670A05" w14:textId="0715EE7C" w:rsidR="00CA6C94" w:rsidRDefault="00CA6C94" w:rsidP="001104E5">
      <w:r>
        <w:t>The 2025</w:t>
      </w:r>
      <w:r w:rsidR="006E63CF">
        <w:t xml:space="preserve"> leadership</w:t>
      </w:r>
      <w:r>
        <w:t xml:space="preserve"> team was made up of </w:t>
      </w:r>
      <w:r w:rsidR="005C307B">
        <w:t>the Team Leader, Cooper Chomicki,</w:t>
      </w:r>
      <w:r w:rsidR="00614597">
        <w:t xml:space="preserve"> the</w:t>
      </w:r>
      <w:r w:rsidR="005C307B">
        <w:t xml:space="preserve"> Chief Engineer, Alec</w:t>
      </w:r>
      <w:r w:rsidR="00614597">
        <w:t> </w:t>
      </w:r>
      <w:r w:rsidR="005C307B">
        <w:t xml:space="preserve">Chapman, </w:t>
      </w:r>
      <w:r w:rsidR="00614597">
        <w:t xml:space="preserve">the </w:t>
      </w:r>
      <w:r w:rsidR="005C307B">
        <w:t xml:space="preserve">Mechanical Department Lead Engineer, Cameron Higgins, </w:t>
      </w:r>
      <w:r w:rsidR="006E63CF">
        <w:t xml:space="preserve">and </w:t>
      </w:r>
      <w:r w:rsidR="00614597">
        <w:t xml:space="preserve">the </w:t>
      </w:r>
      <w:r w:rsidR="006E63CF">
        <w:t>Mechatronic Department Lead Engineer</w:t>
      </w:r>
      <w:r w:rsidR="00614597">
        <w:t>, the author.</w:t>
      </w:r>
    </w:p>
    <w:p w14:paraId="475958E7" w14:textId="5649EC58" w:rsidR="00B97710" w:rsidRDefault="00675639" w:rsidP="001104E5">
      <w:r>
        <w:t xml:space="preserve">Technical Inspection </w:t>
      </w:r>
      <w:r w:rsidR="00B74611">
        <w:t>is vital to ensure compliance with the FSAE-A ruleset and safety during the competition</w:t>
      </w:r>
      <w:r w:rsidR="007A1E54">
        <w:t xml:space="preserve">. Due to the extensive work from 2023 and 2024, as well as many mock inspections </w:t>
      </w:r>
      <w:r w:rsidR="00610BF9">
        <w:t>and preparation in 2025, NU25 pa</w:t>
      </w:r>
      <w:r w:rsidR="00DB6AC5">
        <w:t>ssed</w:t>
      </w:r>
      <w:r w:rsidR="00610BF9">
        <w:t xml:space="preserve"> EV Static Technical Inspection first try, Accumulator Technical Inspection second try, </w:t>
      </w:r>
      <w:r w:rsidR="00A616DB">
        <w:t xml:space="preserve">and EV Functional Technical Inspection first try. </w:t>
      </w:r>
      <w:r w:rsidR="009F384D">
        <w:t>Both Technical Inspection and Parc</w:t>
      </w:r>
      <w:r w:rsidR="005C5741">
        <w:t xml:space="preserve"> </w:t>
      </w:r>
      <w:r w:rsidR="009F384D">
        <w:t>ferm</w:t>
      </w:r>
      <w:r w:rsidR="005C5741" w:rsidRPr="005C5741">
        <w:t>é</w:t>
      </w:r>
      <w:r w:rsidR="009F384D">
        <w:t xml:space="preserve"> at the 2025 competition was extremely </w:t>
      </w:r>
      <w:r w:rsidR="00B25479">
        <w:t xml:space="preserve">smooth and </w:t>
      </w:r>
      <w:r w:rsidR="0037259F">
        <w:t xml:space="preserve">successful, </w:t>
      </w:r>
      <w:r w:rsidR="00407ADC">
        <w:t xml:space="preserve">which lead to the team receiving the </w:t>
      </w:r>
      <w:r w:rsidR="00DD1ABD">
        <w:t>Technical Inspection Specialty Award.</w:t>
      </w:r>
    </w:p>
    <w:p w14:paraId="5FDC4D48" w14:textId="77777777" w:rsidR="00237781" w:rsidRDefault="00237781" w:rsidP="00237781">
      <w:pPr>
        <w:keepNext/>
        <w:jc w:val="center"/>
      </w:pPr>
      <w:r w:rsidRPr="00237781">
        <w:rPr>
          <w:noProof/>
        </w:rPr>
        <w:drawing>
          <wp:inline distT="0" distB="0" distL="0" distR="0" wp14:anchorId="605DFEC5" wp14:editId="26C8D9AE">
            <wp:extent cx="4409833" cy="2208363"/>
            <wp:effectExtent l="0" t="0" r="0" b="1905"/>
            <wp:docPr id="1908426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842" b="12037"/>
                    <a:stretch>
                      <a:fillRect/>
                    </a:stretch>
                  </pic:blipFill>
                  <pic:spPr bwMode="auto">
                    <a:xfrm>
                      <a:off x="0" y="0"/>
                      <a:ext cx="4512434" cy="2259744"/>
                    </a:xfrm>
                    <a:prstGeom prst="rect">
                      <a:avLst/>
                    </a:prstGeom>
                    <a:noFill/>
                    <a:ln>
                      <a:noFill/>
                    </a:ln>
                    <a:extLst>
                      <a:ext uri="{53640926-AAD7-44D8-BBD7-CCE9431645EC}">
                        <a14:shadowObscured xmlns:a14="http://schemas.microsoft.com/office/drawing/2010/main"/>
                      </a:ext>
                    </a:extLst>
                  </pic:spPr>
                </pic:pic>
              </a:graphicData>
            </a:graphic>
          </wp:inline>
        </w:drawing>
      </w:r>
    </w:p>
    <w:p w14:paraId="1103B06C" w14:textId="592D0D80" w:rsidR="00237781" w:rsidRPr="00237781" w:rsidRDefault="00237781" w:rsidP="00237781">
      <w:pPr>
        <w:pStyle w:val="Caption"/>
        <w:jc w:val="center"/>
      </w:pPr>
      <w:bookmarkStart w:id="3" w:name="_Toc218885952"/>
      <w:r>
        <w:t xml:space="preserve">Figure </w:t>
      </w:r>
      <w:fldSimple w:instr=" SEQ Figure \* ARABIC ">
        <w:r w:rsidR="00886461">
          <w:rPr>
            <w:noProof/>
          </w:rPr>
          <w:t>1</w:t>
        </w:r>
      </w:fldSimple>
      <w:r>
        <w:t>. NU25</w:t>
      </w:r>
      <w:r>
        <w:rPr>
          <w:noProof/>
        </w:rPr>
        <w:t>, NU Racing's 2025 Competition Platform</w:t>
      </w:r>
      <w:bookmarkEnd w:id="3"/>
    </w:p>
    <w:p w14:paraId="797E57C3" w14:textId="2BA2D531" w:rsidR="00237781" w:rsidRPr="00DA0029" w:rsidRDefault="00237781" w:rsidP="008B4F25">
      <w:pPr>
        <w:keepNext/>
        <w:jc w:val="center"/>
      </w:pPr>
    </w:p>
    <w:p w14:paraId="2A331705" w14:textId="77777777" w:rsidR="00B97710" w:rsidRPr="001104E5" w:rsidRDefault="00B97710" w:rsidP="001104E5"/>
    <w:p w14:paraId="74F490EF" w14:textId="2315A8DF" w:rsidR="00AF2EB0" w:rsidRPr="003718AD" w:rsidRDefault="00AF2EB0" w:rsidP="009410AD">
      <w:pPr>
        <w:rPr>
          <w:color w:val="EE0000"/>
        </w:rPr>
      </w:pPr>
      <w:r w:rsidRPr="003718AD">
        <w:rPr>
          <w:color w:val="EE0000"/>
        </w:rPr>
        <w:t xml:space="preserve">Introduce the system that this report details. </w:t>
      </w:r>
      <w:r w:rsidR="00DF3098" w:rsidRPr="003718AD">
        <w:rPr>
          <w:color w:val="EE0000"/>
        </w:rPr>
        <w:t>Aim for 3-5 pages. Include pictures. A top-level description of the system and report.</w:t>
      </w:r>
    </w:p>
    <w:p w14:paraId="7922396B" w14:textId="3E2EDA5D" w:rsidR="00AF2EB0" w:rsidRPr="003718AD" w:rsidRDefault="00AF2EB0" w:rsidP="001C17B8">
      <w:pPr>
        <w:pStyle w:val="ListParagraph"/>
        <w:numPr>
          <w:ilvl w:val="0"/>
          <w:numId w:val="1"/>
        </w:numPr>
        <w:rPr>
          <w:color w:val="EE0000"/>
        </w:rPr>
      </w:pPr>
      <w:r w:rsidRPr="003718AD">
        <w:rPr>
          <w:color w:val="EE0000"/>
        </w:rPr>
        <w:t xml:space="preserve">A good way to start is “This report details the </w:t>
      </w:r>
      <w:r w:rsidR="00DF3098" w:rsidRPr="003718AD">
        <w:rPr>
          <w:color w:val="EE0000"/>
        </w:rPr>
        <w:t xml:space="preserve">design, manufacture and commissioning of the </w:t>
      </w:r>
      <w:r w:rsidRPr="003718AD">
        <w:rPr>
          <w:color w:val="EE0000"/>
        </w:rPr>
        <w:t>X system for EV.Three.”</w:t>
      </w:r>
    </w:p>
    <w:p w14:paraId="2E708E07" w14:textId="7935F846" w:rsidR="00AF2EB0" w:rsidRPr="003718AD" w:rsidRDefault="007A3479" w:rsidP="001C17B8">
      <w:pPr>
        <w:pStyle w:val="ListParagraph"/>
        <w:numPr>
          <w:ilvl w:val="0"/>
          <w:numId w:val="1"/>
        </w:numPr>
        <w:rPr>
          <w:color w:val="EE0000"/>
        </w:rPr>
      </w:pPr>
      <w:r w:rsidRPr="003718AD">
        <w:rPr>
          <w:color w:val="EE0000"/>
        </w:rPr>
        <w:t>What</w:t>
      </w:r>
      <w:r w:rsidR="00AF2EB0" w:rsidRPr="003718AD">
        <w:rPr>
          <w:color w:val="EE0000"/>
        </w:rPr>
        <w:t xml:space="preserve"> </w:t>
      </w:r>
      <w:r w:rsidRPr="003718AD">
        <w:rPr>
          <w:color w:val="EE0000"/>
        </w:rPr>
        <w:t>is</w:t>
      </w:r>
      <w:r w:rsidR="00AF2EB0" w:rsidRPr="003718AD">
        <w:rPr>
          <w:color w:val="EE0000"/>
        </w:rPr>
        <w:t xml:space="preserve"> </w:t>
      </w:r>
      <w:r w:rsidR="00DF3098" w:rsidRPr="003718AD">
        <w:rPr>
          <w:color w:val="EE0000"/>
        </w:rPr>
        <w:t>this</w:t>
      </w:r>
      <w:r w:rsidR="00AF2EB0" w:rsidRPr="003718AD">
        <w:rPr>
          <w:color w:val="EE0000"/>
        </w:rPr>
        <w:t xml:space="preserve"> system</w:t>
      </w:r>
      <w:r w:rsidRPr="003718AD">
        <w:rPr>
          <w:color w:val="EE0000"/>
        </w:rPr>
        <w:t xml:space="preserve"> and what does it do?</w:t>
      </w:r>
    </w:p>
    <w:p w14:paraId="248DF465" w14:textId="723C1ECE" w:rsidR="00DF3098" w:rsidRPr="003718AD" w:rsidRDefault="00DF3098" w:rsidP="001C17B8">
      <w:pPr>
        <w:pStyle w:val="ListParagraph"/>
        <w:numPr>
          <w:ilvl w:val="0"/>
          <w:numId w:val="1"/>
        </w:numPr>
        <w:rPr>
          <w:color w:val="EE0000"/>
        </w:rPr>
      </w:pPr>
      <w:r w:rsidRPr="003718AD">
        <w:rPr>
          <w:color w:val="EE0000"/>
        </w:rPr>
        <w:t>For the purpose of this report, w</w:t>
      </w:r>
      <w:r w:rsidR="00AF2EB0" w:rsidRPr="003718AD">
        <w:rPr>
          <w:color w:val="EE0000"/>
        </w:rPr>
        <w:t xml:space="preserve">hat </w:t>
      </w:r>
      <w:r w:rsidRPr="003718AD">
        <w:rPr>
          <w:color w:val="EE0000"/>
        </w:rPr>
        <w:t xml:space="preserve">does this system entail/include and </w:t>
      </w:r>
      <w:r w:rsidR="00AF2EB0" w:rsidRPr="003718AD">
        <w:rPr>
          <w:color w:val="EE0000"/>
        </w:rPr>
        <w:t xml:space="preserve">what </w:t>
      </w:r>
      <w:r w:rsidRPr="003718AD">
        <w:rPr>
          <w:color w:val="EE0000"/>
        </w:rPr>
        <w:t>is out of scope</w:t>
      </w:r>
      <w:r w:rsidR="00AF2EB0" w:rsidRPr="003718AD">
        <w:rPr>
          <w:color w:val="EE0000"/>
        </w:rPr>
        <w:t>?</w:t>
      </w:r>
      <w:r w:rsidRPr="003718AD">
        <w:rPr>
          <w:color w:val="EE0000"/>
        </w:rPr>
        <w:t xml:space="preserve"> Where should people go to learn about out of scope but connected things?</w:t>
      </w:r>
    </w:p>
    <w:p w14:paraId="16066EDD" w14:textId="459A5F67" w:rsidR="00DF3098" w:rsidRPr="003718AD" w:rsidRDefault="005A7CCC" w:rsidP="001C17B8">
      <w:pPr>
        <w:pStyle w:val="ListParagraph"/>
        <w:numPr>
          <w:ilvl w:val="0"/>
          <w:numId w:val="1"/>
        </w:numPr>
        <w:rPr>
          <w:color w:val="EE0000"/>
        </w:rPr>
      </w:pPr>
      <w:r w:rsidRPr="003718AD">
        <w:rPr>
          <w:color w:val="EE0000"/>
        </w:rPr>
        <w:t xml:space="preserve">What are </w:t>
      </w:r>
      <w:r w:rsidR="00AF2EB0" w:rsidRPr="003718AD">
        <w:rPr>
          <w:color w:val="EE0000"/>
        </w:rPr>
        <w:t>they</w:t>
      </w:r>
      <w:r w:rsidRPr="003718AD">
        <w:rPr>
          <w:color w:val="EE0000"/>
        </w:rPr>
        <w:t xml:space="preserve"> key features</w:t>
      </w:r>
      <w:r w:rsidR="00A20B94" w:rsidRPr="003718AD">
        <w:rPr>
          <w:color w:val="EE0000"/>
        </w:rPr>
        <w:t xml:space="preserve"> and specifications</w:t>
      </w:r>
      <w:r w:rsidR="00AF2EB0" w:rsidRPr="003718AD">
        <w:rPr>
          <w:color w:val="EE0000"/>
        </w:rPr>
        <w:t xml:space="preserve"> of </w:t>
      </w:r>
      <w:r w:rsidR="00AF2EB0" w:rsidRPr="003718AD">
        <w:rPr>
          <w:b/>
          <w:color w:val="EE0000"/>
        </w:rPr>
        <w:t>this/the EV.Three</w:t>
      </w:r>
      <w:r w:rsidR="00AF2EB0" w:rsidRPr="003718AD">
        <w:rPr>
          <w:color w:val="EE0000"/>
        </w:rPr>
        <w:t xml:space="preserve"> system</w:t>
      </w:r>
      <w:r w:rsidR="00A20B94" w:rsidRPr="003718AD">
        <w:rPr>
          <w:color w:val="EE0000"/>
        </w:rPr>
        <w:t>?</w:t>
      </w:r>
      <w:r w:rsidR="00AF2EB0" w:rsidRPr="003718AD">
        <w:rPr>
          <w:color w:val="EE0000"/>
        </w:rPr>
        <w:t xml:space="preserve"> Especially compared to other years</w:t>
      </w:r>
      <w:r w:rsidR="00DF3098" w:rsidRPr="003718AD">
        <w:rPr>
          <w:color w:val="EE0000"/>
        </w:rPr>
        <w:t>/teams/automotive applications/etc.</w:t>
      </w:r>
    </w:p>
    <w:p w14:paraId="443679AB" w14:textId="4F9EB94C" w:rsidR="00DF3098" w:rsidRPr="003718AD" w:rsidRDefault="00DF3098" w:rsidP="001C17B8">
      <w:pPr>
        <w:pStyle w:val="ListParagraph"/>
        <w:numPr>
          <w:ilvl w:val="0"/>
          <w:numId w:val="1"/>
        </w:numPr>
        <w:rPr>
          <w:color w:val="EE0000"/>
        </w:rPr>
      </w:pPr>
      <w:r w:rsidRPr="003718AD">
        <w:rPr>
          <w:color w:val="EE0000"/>
        </w:rPr>
        <w:t>How was the system manufacutred? How did the design evolve over the development cycle/did substantial changes have to be made?</w:t>
      </w:r>
    </w:p>
    <w:p w14:paraId="446D1B99" w14:textId="10C97ECA" w:rsidR="00DF3098" w:rsidRPr="003718AD" w:rsidRDefault="00DF3098" w:rsidP="001C17B8">
      <w:pPr>
        <w:pStyle w:val="ListParagraph"/>
        <w:numPr>
          <w:ilvl w:val="0"/>
          <w:numId w:val="1"/>
        </w:numPr>
        <w:rPr>
          <w:color w:val="EE0000"/>
        </w:rPr>
      </w:pPr>
      <w:r w:rsidRPr="003718AD">
        <w:rPr>
          <w:color w:val="EE0000"/>
        </w:rPr>
        <w:t>What was the final performance of the system at the competition?</w:t>
      </w:r>
    </w:p>
    <w:p w14:paraId="65DEAD02" w14:textId="00997288" w:rsidR="00230FEA" w:rsidRPr="00DF3098" w:rsidRDefault="00230FEA" w:rsidP="001C17B8">
      <w:pPr>
        <w:pStyle w:val="ListParagraph"/>
        <w:numPr>
          <w:ilvl w:val="0"/>
          <w:numId w:val="1"/>
        </w:numPr>
      </w:pPr>
      <w:r>
        <w:br w:type="page"/>
      </w:r>
    </w:p>
    <w:p w14:paraId="216011F4" w14:textId="184247C7" w:rsidR="00DF3098" w:rsidRDefault="00C40FB9" w:rsidP="00262AB3">
      <w:pPr>
        <w:pStyle w:val="Heading1"/>
      </w:pPr>
      <w:bookmarkStart w:id="4" w:name="_Toc218885834"/>
      <w:r>
        <w:lastRenderedPageBreak/>
        <w:t>Introduction</w:t>
      </w:r>
      <w:bookmarkEnd w:id="4"/>
    </w:p>
    <w:p w14:paraId="0338F27A" w14:textId="4E8C151C" w:rsidR="00D6340B" w:rsidRDefault="00793593" w:rsidP="00FF2735">
      <w:r>
        <w:t xml:space="preserve">2025 was the year for </w:t>
      </w:r>
      <w:r w:rsidR="005627EE">
        <w:t>validation and reliability</w:t>
      </w:r>
      <w:r w:rsidR="00675995">
        <w:t>, two areas that were identified as weak points for the team in 2024.</w:t>
      </w:r>
      <w:r w:rsidR="0065747F">
        <w:t xml:space="preserve"> 2025 saw a 25% budget cut</w:t>
      </w:r>
      <w:r w:rsidR="00EB2C9C">
        <w:t xml:space="preserve"> from 2024</w:t>
      </w:r>
      <w:r w:rsidR="00957805">
        <w:t xml:space="preserve">, with increased </w:t>
      </w:r>
      <w:r w:rsidR="00885F90">
        <w:t>F</w:t>
      </w:r>
      <w:r w:rsidR="00176D93">
        <w:t xml:space="preserve">inal Year Project (FYP), Directed Reading and Extra Curricular </w:t>
      </w:r>
      <w:r w:rsidR="00957805">
        <w:t>member count</w:t>
      </w:r>
      <w:r w:rsidR="00176D93">
        <w:t>s</w:t>
      </w:r>
      <w:r w:rsidR="00B179FD">
        <w:t>. T</w:t>
      </w:r>
      <w:r w:rsidR="008E6F62">
        <w:t>he team was asked to do more with less</w:t>
      </w:r>
      <w:r w:rsidR="00380AD2">
        <w:t xml:space="preserve">, </w:t>
      </w:r>
      <w:r w:rsidR="00B179FD">
        <w:t xml:space="preserve">which was a struggle at times, but </w:t>
      </w:r>
      <w:r w:rsidR="00B56293">
        <w:t xml:space="preserve">due to the comradery of the team members, </w:t>
      </w:r>
      <w:r w:rsidR="004245E8">
        <w:t xml:space="preserve">the team pulled through, resulting in a very successful year both technically and </w:t>
      </w:r>
      <w:r w:rsidR="00C42240">
        <w:t>socially.</w:t>
      </w:r>
    </w:p>
    <w:p w14:paraId="54841F9C" w14:textId="5C392023" w:rsidR="002E519E" w:rsidRDefault="00FC06E3" w:rsidP="00BE6404">
      <w:pPr>
        <w:pStyle w:val="Heading2"/>
      </w:pPr>
      <w:bookmarkStart w:id="5" w:name="_Toc218885835"/>
      <w:r w:rsidRPr="00FC06E3">
        <w:t>Purpose of This Report</w:t>
      </w:r>
      <w:bookmarkEnd w:id="5"/>
    </w:p>
    <w:p w14:paraId="162F0C38" w14:textId="006B3C4C" w:rsidR="00BE6404" w:rsidRPr="00BE6404" w:rsidRDefault="00986AC2" w:rsidP="00BE6404">
      <w:r>
        <w:t xml:space="preserve">This report details the role of the Mechatronic Department Lead Engineer, their responsibilities, goals, constraints and decisions. </w:t>
      </w:r>
      <w:r w:rsidR="00203950">
        <w:t>It includes the combined work</w:t>
      </w:r>
      <w:r w:rsidR="006B4DF8">
        <w:t xml:space="preserve"> of the author from the 27</w:t>
      </w:r>
      <w:r w:rsidR="006B4DF8" w:rsidRPr="006B4DF8">
        <w:rPr>
          <w:vertAlign w:val="superscript"/>
        </w:rPr>
        <w:t>th</w:t>
      </w:r>
      <w:r w:rsidR="006B4DF8">
        <w:t xml:space="preserve"> of January 2025 to </w:t>
      </w:r>
      <w:r w:rsidR="000D6C14">
        <w:t xml:space="preserve">the </w:t>
      </w:r>
      <w:r w:rsidR="001A1BC5">
        <w:t>14</w:t>
      </w:r>
      <w:r w:rsidR="001A1BC5" w:rsidRPr="001A1BC5">
        <w:rPr>
          <w:vertAlign w:val="superscript"/>
        </w:rPr>
        <w:t>th</w:t>
      </w:r>
      <w:r w:rsidR="001A1BC5">
        <w:t xml:space="preserve"> of December 2025, amounting to 1,531 hours of </w:t>
      </w:r>
      <w:r w:rsidR="00F46C44">
        <w:t>time and effort</w:t>
      </w:r>
      <w:r w:rsidR="001A1BC5">
        <w:t xml:space="preserve">. </w:t>
      </w:r>
      <w:r w:rsidR="006226DC">
        <w:t xml:space="preserve">It also </w:t>
      </w:r>
      <w:r w:rsidR="00C71C3A">
        <w:t xml:space="preserve">incorporates a </w:t>
      </w:r>
      <w:r w:rsidR="006226DC">
        <w:t>t</w:t>
      </w:r>
      <w:r>
        <w:t>echnical overview of NU25 with respect to the electrical systems, recommendations and advice for future Mechatronic Department Lead Engineers. As well as overall performance of the Mechatronic team during the year and at the 2025 FSAE-A competition.</w:t>
      </w:r>
    </w:p>
    <w:p w14:paraId="4491AB9F" w14:textId="196B65EF" w:rsidR="002E519E" w:rsidRDefault="00FC06E3" w:rsidP="00BE6404">
      <w:pPr>
        <w:pStyle w:val="Heading2"/>
      </w:pPr>
      <w:bookmarkStart w:id="6" w:name="_Toc218885836"/>
      <w:r w:rsidRPr="00FC06E3">
        <w:t>Overview of NU Racing and the FSAE-A Competition</w:t>
      </w:r>
      <w:bookmarkEnd w:id="6"/>
    </w:p>
    <w:p w14:paraId="66561ECB" w14:textId="77777777" w:rsidR="002408A5" w:rsidRDefault="002408A5" w:rsidP="002408A5">
      <w:r>
        <w:t>Due to NU Racing’s small team size, its success is largely reliant on the hard work, determination, and the special chemistry that the team creates, as well as the support from the University’s valued staff members.</w:t>
      </w:r>
    </w:p>
    <w:p w14:paraId="6F8CA639" w14:textId="1BBE6D9F" w:rsidR="006D68DB" w:rsidRDefault="006D68DB" w:rsidP="002408A5">
      <w:r>
        <w:t>Formula S</w:t>
      </w:r>
      <w:r w:rsidR="007C5D03">
        <w:t>ociety of Automotive Engineers – Australasia (FSAE-A)</w:t>
      </w:r>
      <w:r w:rsidR="008D3D27">
        <w:t xml:space="preserve"> is a student design competition where university teams design, build and race small formula-style open-wheel race cars. The purpose is for students to gain real</w:t>
      </w:r>
      <w:r w:rsidR="00F35DAE">
        <w:t>-</w:t>
      </w:r>
      <w:r w:rsidR="008D3D27">
        <w:t xml:space="preserve">world engineering </w:t>
      </w:r>
      <w:r w:rsidR="00F35DAE">
        <w:t xml:space="preserve">and project management </w:t>
      </w:r>
      <w:r w:rsidR="008D3D27">
        <w:t>experience</w:t>
      </w:r>
      <w:r w:rsidR="00F35DAE">
        <w:t>.</w:t>
      </w:r>
      <w:sdt>
        <w:sdtPr>
          <w:id w:val="-650134859"/>
          <w:citation/>
        </w:sdtPr>
        <w:sdtContent>
          <w:r w:rsidR="00720B35">
            <w:fldChar w:fldCharType="begin"/>
          </w:r>
          <w:r w:rsidR="00720B35">
            <w:instrText xml:space="preserve"> CITATION SAE26 \l 3081 </w:instrText>
          </w:r>
          <w:r w:rsidR="00720B35">
            <w:fldChar w:fldCharType="separate"/>
          </w:r>
          <w:r w:rsidR="00886461">
            <w:rPr>
              <w:noProof/>
            </w:rPr>
            <w:t xml:space="preserve"> </w:t>
          </w:r>
          <w:r w:rsidR="00886461" w:rsidRPr="00886461">
            <w:rPr>
              <w:noProof/>
            </w:rPr>
            <w:t>[1]</w:t>
          </w:r>
          <w:r w:rsidR="00720B35">
            <w:fldChar w:fldCharType="end"/>
          </w:r>
        </w:sdtContent>
      </w:sdt>
    </w:p>
    <w:p w14:paraId="727AFA90" w14:textId="1376ECA2" w:rsidR="00B85089" w:rsidRPr="00C6122E" w:rsidRDefault="00B85089" w:rsidP="002408A5">
      <w:pPr>
        <w:rPr>
          <w:color w:val="EE0000"/>
        </w:rPr>
      </w:pPr>
      <w:r w:rsidRPr="00C6122E">
        <w:rPr>
          <w:color w:val="EE0000"/>
        </w:rPr>
        <w:t>*TODO: explain how it is split into static events (and what they are) and dynamic events (and what they are), the role of ESO</w:t>
      </w:r>
      <w:r w:rsidR="004D2E44" w:rsidRPr="00C6122E">
        <w:rPr>
          <w:color w:val="EE0000"/>
        </w:rPr>
        <w:t xml:space="preserve">s (at least one present with accumulator at all times) and the main ESO (turning on the </w:t>
      </w:r>
      <w:r w:rsidR="00CB41E5" w:rsidRPr="00C6122E">
        <w:rPr>
          <w:color w:val="EE0000"/>
        </w:rPr>
        <w:t>car at dynamic events, present for all EV tech inspections (accu, static functional, parc ferme),</w:t>
      </w:r>
      <w:r w:rsidR="00195F68" w:rsidRPr="00C6122E">
        <w:rPr>
          <w:color w:val="EE0000"/>
        </w:rPr>
        <w:t xml:space="preserve"> accumulator clean rooms, </w:t>
      </w:r>
      <w:r w:rsidR="001438D0" w:rsidRPr="00C6122E">
        <w:rPr>
          <w:color w:val="EE0000"/>
        </w:rPr>
        <w:t xml:space="preserve">charging stations, </w:t>
      </w:r>
      <w:r w:rsidR="00195F68" w:rsidRPr="00C6122E">
        <w:rPr>
          <w:color w:val="EE0000"/>
        </w:rPr>
        <w:t>pits</w:t>
      </w:r>
      <w:r w:rsidR="00AF0511" w:rsidRPr="00C6122E">
        <w:rPr>
          <w:color w:val="EE0000"/>
        </w:rPr>
        <w:t xml:space="preserve"> (set up, packing)</w:t>
      </w:r>
      <w:r w:rsidR="00583AB4" w:rsidRPr="00C6122E">
        <w:rPr>
          <w:color w:val="EE0000"/>
        </w:rPr>
        <w:t xml:space="preserve">, celebration ceremony, photo??, </w:t>
      </w:r>
      <w:r w:rsidR="00AF0511" w:rsidRPr="00C6122E">
        <w:rPr>
          <w:color w:val="EE0000"/>
        </w:rPr>
        <w:t>bump in</w:t>
      </w:r>
      <w:r w:rsidR="00CB64A8">
        <w:rPr>
          <w:color w:val="EE0000"/>
        </w:rPr>
        <w:t xml:space="preserve"> (energy meter, pit setup)</w:t>
      </w:r>
      <w:r w:rsidR="00C6122E" w:rsidRPr="00C6122E">
        <w:rPr>
          <w:color w:val="EE0000"/>
        </w:rPr>
        <w:t>*</w:t>
      </w:r>
    </w:p>
    <w:p w14:paraId="611FECA1" w14:textId="24769AEE" w:rsidR="00D6340B" w:rsidRDefault="00FC06E3" w:rsidP="002E519E">
      <w:pPr>
        <w:pStyle w:val="Heading2"/>
      </w:pPr>
      <w:bookmarkStart w:id="7" w:name="_Toc218885837"/>
      <w:r w:rsidRPr="00FC06E3">
        <w:t>Role of the Mechatronic Department Lead Engineer</w:t>
      </w:r>
      <w:bookmarkEnd w:id="7"/>
    </w:p>
    <w:p w14:paraId="073B0D54" w14:textId="6C95E0E5" w:rsidR="00E87EDF" w:rsidRDefault="00E87EDF" w:rsidP="00E87EDF">
      <w:r>
        <w:t xml:space="preserve">The Mechatronic Department Lead Engineer aims to bridge the gap between high level overarching team goals and the work that must be done to achieve these goals. </w:t>
      </w:r>
      <w:r w:rsidRPr="003768AC">
        <w:t xml:space="preserve">The role operates within constraints set by the Team Leader and Chief Engineer, ensuring </w:t>
      </w:r>
      <w:r>
        <w:t xml:space="preserve">consistent communication </w:t>
      </w:r>
      <w:r w:rsidRPr="003768AC">
        <w:t xml:space="preserve">with the Mechanical Department Leader and effective collaboration with members of the </w:t>
      </w:r>
      <w:r>
        <w:t xml:space="preserve">Mechatronic </w:t>
      </w:r>
      <w:r w:rsidRPr="003768AC">
        <w:t>team</w:t>
      </w:r>
      <w:r>
        <w:t>.</w:t>
      </w:r>
    </w:p>
    <w:p w14:paraId="47237F89" w14:textId="0C28A46F" w:rsidR="000E2553" w:rsidRDefault="000E2553" w:rsidP="000E2553">
      <w:r w:rsidRPr="003768AC">
        <w:lastRenderedPageBreak/>
        <w:t xml:space="preserve">The Department Lead is responsible for monitoring technical performance, member wellbeing, budget usage, and the </w:t>
      </w:r>
      <w:r>
        <w:t>safety</w:t>
      </w:r>
      <w:r w:rsidRPr="003768AC">
        <w:t xml:space="preserve"> and </w:t>
      </w:r>
      <w:r>
        <w:t xml:space="preserve">quality </w:t>
      </w:r>
      <w:r w:rsidRPr="003768AC">
        <w:t>of the team’s work.</w:t>
      </w:r>
      <w:r>
        <w:t xml:space="preserve"> Additional key duties include ensuring compliance with competition rules, technical inspection requirements, accuracy of Mechatronic components in the cost report, overseeing correct validation of designs, and maintaining high standards in all Mechatronic systems. </w:t>
      </w:r>
    </w:p>
    <w:p w14:paraId="4068481E" w14:textId="70074471" w:rsidR="00D6340B" w:rsidRPr="00BA1BC7" w:rsidRDefault="00BA1BC7">
      <w:r>
        <w:t>Through the integration of management oversight with technical guidance, the role ensures that departmental output consistently supports the team’s overall performance goals.</w:t>
      </w:r>
    </w:p>
    <w:p w14:paraId="448E4DF0" w14:textId="5B823BA1" w:rsidR="00D6340B" w:rsidRPr="00AF2EB0" w:rsidRDefault="00EA714F" w:rsidP="00D6340B">
      <w:pPr>
        <w:pStyle w:val="Heading1"/>
      </w:pPr>
      <w:bookmarkStart w:id="8" w:name="_Toc218885838"/>
      <w:r>
        <w:t>State of the Art</w:t>
      </w:r>
      <w:bookmarkEnd w:id="8"/>
    </w:p>
    <w:p w14:paraId="2A77C437" w14:textId="11B21CA3" w:rsidR="00EA714F" w:rsidRDefault="00C60DBF" w:rsidP="00D6340B">
      <w:r>
        <w:t xml:space="preserve">NU24 was built in 2024 by NU Racing. It completed </w:t>
      </w:r>
      <w:r w:rsidR="00F15A47">
        <w:t xml:space="preserve">372 km of testing and was an extremely competitive vehicle to be </w:t>
      </w:r>
      <w:r w:rsidR="008571C2">
        <w:t>given.</w:t>
      </w:r>
    </w:p>
    <w:p w14:paraId="282FA9A3" w14:textId="5714AA45" w:rsidR="008E021C" w:rsidRDefault="0065674B" w:rsidP="008E021C">
      <w:pPr>
        <w:pStyle w:val="Heading2"/>
      </w:pPr>
      <w:bookmarkStart w:id="9" w:name="_Toc218885839"/>
      <w:r>
        <w:t>NU24 Tractive System</w:t>
      </w:r>
      <w:bookmarkEnd w:id="9"/>
    </w:p>
    <w:p w14:paraId="62D6F31A" w14:textId="76932F47" w:rsidR="00FE2B03" w:rsidRDefault="008571C2" w:rsidP="00D6340B">
      <w:r>
        <w:t>The car</w:t>
      </w:r>
      <w:r w:rsidR="002C1C0B">
        <w:t xml:space="preserve">’s power train </w:t>
      </w:r>
      <w:r>
        <w:t xml:space="preserve">featured </w:t>
      </w:r>
      <w:r w:rsidR="00AB3668">
        <w:t xml:space="preserve">a 7.2 kWh 453.6 V Accumulator, capable of discharging 180 A, </w:t>
      </w:r>
      <w:r w:rsidR="008C57F2">
        <w:t>a</w:t>
      </w:r>
      <w:r w:rsidR="00F50769">
        <w:t xml:space="preserve"> 124 </w:t>
      </w:r>
      <w:r w:rsidR="0015175F">
        <w:t xml:space="preserve">kW EMRAX 228 </w:t>
      </w:r>
      <w:r w:rsidR="00C1218B">
        <w:t>MV AC Motor, a Cascadia CM200D</w:t>
      </w:r>
      <w:r w:rsidR="00E91C59">
        <w:t xml:space="preserve">X </w:t>
      </w:r>
      <w:r w:rsidR="00C1218B">
        <w:t>inverter</w:t>
      </w:r>
      <w:r w:rsidR="007C5F21">
        <w:t>.</w:t>
      </w:r>
      <w:r w:rsidR="006F49DD">
        <w:t xml:space="preserve"> The inverter allowed for regenerative </w:t>
      </w:r>
      <w:r w:rsidR="00E84440">
        <w:t xml:space="preserve">braking, which </w:t>
      </w:r>
      <w:r w:rsidR="005F7A18">
        <w:t>Josh</w:t>
      </w:r>
      <w:r w:rsidR="004E1645">
        <w:t>ua</w:t>
      </w:r>
      <w:r w:rsidR="00B24A96">
        <w:t xml:space="preserve"> Hayward implemented during 2024 and resulted in 0.92 </w:t>
      </w:r>
      <w:r w:rsidR="00EF5B3B">
        <w:t xml:space="preserve">kWh to be regenerated during </w:t>
      </w:r>
      <w:r w:rsidR="002574F6">
        <w:t xml:space="preserve">the </w:t>
      </w:r>
      <w:r w:rsidR="00EF5B3B">
        <w:t xml:space="preserve">2024 Endurance, scoring the team </w:t>
      </w:r>
      <w:r w:rsidR="002574F6">
        <w:t>4</w:t>
      </w:r>
      <w:r w:rsidR="002574F6" w:rsidRPr="002574F6">
        <w:rPr>
          <w:vertAlign w:val="superscript"/>
        </w:rPr>
        <w:t>th</w:t>
      </w:r>
      <w:r w:rsidR="002574F6">
        <w:t xml:space="preserve"> place in the efficiency event</w:t>
      </w:r>
      <w:r w:rsidR="00FE2B03">
        <w:t>.</w:t>
      </w:r>
    </w:p>
    <w:p w14:paraId="18009049" w14:textId="3A6C6105" w:rsidR="001D4200" w:rsidRDefault="001D4200" w:rsidP="00D6340B">
      <w:r>
        <w:t>To</w:t>
      </w:r>
      <w:r w:rsidR="00C220EA">
        <w:t xml:space="preserve"> protect the cells from being over discharged </w:t>
      </w:r>
      <w:r w:rsidR="005E196E">
        <w:t xml:space="preserve">or charged </w:t>
      </w:r>
      <w:r w:rsidR="00C220EA">
        <w:t xml:space="preserve">when at </w:t>
      </w:r>
      <w:r w:rsidR="005E196E">
        <w:t>a low or high</w:t>
      </w:r>
      <w:r w:rsidR="006A6BB3">
        <w:t xml:space="preserve"> </w:t>
      </w:r>
      <w:r w:rsidR="00C220EA">
        <w:t>State of Charge</w:t>
      </w:r>
      <w:r w:rsidR="00DE58C6">
        <w:t xml:space="preserve"> (SOC)</w:t>
      </w:r>
      <w:r w:rsidR="006A6BB3">
        <w:t>, dynamic current limiting was implemented by Josh</w:t>
      </w:r>
      <w:r w:rsidR="004E1645">
        <w:t>ua</w:t>
      </w:r>
      <w:r w:rsidR="006A6BB3">
        <w:t xml:space="preserve"> Hayward in 2024</w:t>
      </w:r>
      <w:r w:rsidR="00DD1F1C">
        <w:t>, more information can be found in his FYP report</w:t>
      </w:r>
      <w:r w:rsidR="0021269C">
        <w:t xml:space="preserve"> </w:t>
      </w:r>
      <w:sdt>
        <w:sdtPr>
          <w:id w:val="1473871345"/>
          <w:citation/>
        </w:sdtPr>
        <w:sdtContent>
          <w:r w:rsidR="0021269C">
            <w:fldChar w:fldCharType="begin"/>
          </w:r>
          <w:r w:rsidR="0021269C">
            <w:instrText xml:space="preserve"> CITATION Jos24 \l 3081 </w:instrText>
          </w:r>
          <w:r w:rsidR="0021269C">
            <w:fldChar w:fldCharType="separate"/>
          </w:r>
          <w:r w:rsidR="00886461" w:rsidRPr="00886461">
            <w:rPr>
              <w:noProof/>
            </w:rPr>
            <w:t>[2]</w:t>
          </w:r>
          <w:r w:rsidR="0021269C">
            <w:fldChar w:fldCharType="end"/>
          </w:r>
        </w:sdtContent>
      </w:sdt>
      <w:r w:rsidR="00DD1F1C">
        <w:t>, available on the NU Team’s SharePoint.</w:t>
      </w:r>
    </w:p>
    <w:p w14:paraId="67B652BC" w14:textId="33DFEC5A" w:rsidR="003C1E3A" w:rsidRPr="003952B0" w:rsidRDefault="003952B0" w:rsidP="00D6340B">
      <w:pPr>
        <w:rPr>
          <w:color w:val="EE0000"/>
        </w:rPr>
      </w:pPr>
      <w:r w:rsidRPr="00B60AF4">
        <w:rPr>
          <w:color w:val="EE0000"/>
        </w:rPr>
        <w:t xml:space="preserve">*TODO: </w:t>
      </w:r>
      <w:r>
        <w:rPr>
          <w:color w:val="EE0000"/>
        </w:rPr>
        <w:t>ADD INFO ON BROKEN MC NOT BEING BROKEN</w:t>
      </w:r>
      <w:r w:rsidRPr="00B60AF4">
        <w:rPr>
          <w:color w:val="EE0000"/>
        </w:rPr>
        <w:t>*</w:t>
      </w:r>
    </w:p>
    <w:p w14:paraId="13CB4130" w14:textId="2CC66E5A" w:rsidR="00A075EE" w:rsidRDefault="00A075EE" w:rsidP="00D6340B">
      <w:pPr>
        <w:rPr>
          <w:color w:val="EE0000"/>
        </w:rPr>
      </w:pPr>
      <w:r w:rsidRPr="00B60AF4">
        <w:rPr>
          <w:color w:val="EE0000"/>
        </w:rPr>
        <w:t>*</w:t>
      </w:r>
      <w:r w:rsidR="00B60AF4" w:rsidRPr="00B60AF4">
        <w:rPr>
          <w:color w:val="EE0000"/>
        </w:rPr>
        <w:t xml:space="preserve">TODO: </w:t>
      </w:r>
      <w:r w:rsidRPr="00B60AF4">
        <w:rPr>
          <w:color w:val="EE0000"/>
        </w:rPr>
        <w:t>IMAGE OF SIDE VIEW OF NU2</w:t>
      </w:r>
      <w:r w:rsidR="006F7BEF">
        <w:rPr>
          <w:color w:val="EE0000"/>
        </w:rPr>
        <w:t>4</w:t>
      </w:r>
      <w:r w:rsidRPr="00B60AF4">
        <w:rPr>
          <w:color w:val="EE0000"/>
        </w:rPr>
        <w:t xml:space="preserve"> WITH ACCU, </w:t>
      </w:r>
      <w:r w:rsidR="00416A6D" w:rsidRPr="00B60AF4">
        <w:rPr>
          <w:color w:val="EE0000"/>
        </w:rPr>
        <w:t>MOTOR AND MC HIGHLIGHTED*</w:t>
      </w:r>
    </w:p>
    <w:p w14:paraId="4520F187" w14:textId="7E7CFEF7" w:rsidR="00EF705A" w:rsidRPr="00B60AF4" w:rsidRDefault="00EF705A" w:rsidP="00EF705A">
      <w:pPr>
        <w:pStyle w:val="Heading2"/>
      </w:pPr>
      <w:bookmarkStart w:id="10" w:name="_Toc218885840"/>
      <w:r>
        <w:t>NU24 Accumulator</w:t>
      </w:r>
      <w:bookmarkEnd w:id="10"/>
    </w:p>
    <w:p w14:paraId="3B114C57" w14:textId="4DAEDC16" w:rsidR="006B0D41" w:rsidRDefault="006B0D41" w:rsidP="00D6340B">
      <w:r w:rsidRPr="006B0D41">
        <w:t xml:space="preserve">The </w:t>
      </w:r>
      <w:r w:rsidR="004D011F">
        <w:t>A</w:t>
      </w:r>
      <w:r w:rsidRPr="006B0D41">
        <w:t>ccumulator is comprised of 108 E</w:t>
      </w:r>
      <w:r>
        <w:t>NEPAC</w:t>
      </w:r>
      <w:r w:rsidRPr="006B0D41">
        <w:t xml:space="preserve"> Li1x6pVTC6 modules</w:t>
      </w:r>
      <w:r w:rsidR="00F0100A">
        <w:t xml:space="preserve"> (</w:t>
      </w:r>
      <w:r w:rsidR="00A075EE">
        <w:t xml:space="preserve">one module consists of </w:t>
      </w:r>
      <w:r w:rsidR="00F0100A">
        <w:t xml:space="preserve">6 18650 cells </w:t>
      </w:r>
      <w:r w:rsidR="00167C2E">
        <w:t>connected in parallel)</w:t>
      </w:r>
      <w:r w:rsidRPr="006B0D41">
        <w:t xml:space="preserve"> connected in series, monitored by an Orion BMS2 and </w:t>
      </w:r>
      <w:r w:rsidR="00E21AC4">
        <w:t>the team’s</w:t>
      </w:r>
      <w:r w:rsidRPr="006B0D41">
        <w:t xml:space="preserve"> own temperature monitoring device, the CANaMON, a PCB which converts Analogue temperatures onto the CAN BUS. It also features the Low Voltage Distribution board (LVD), Precharge Board and Insulation Monitoring Device, the BENDER ISOMETER IR155-3203.</w:t>
      </w:r>
    </w:p>
    <w:p w14:paraId="082ECF9A" w14:textId="43D427DE" w:rsidR="00416A6D" w:rsidRDefault="00416A6D" w:rsidP="00D6340B">
      <w:pPr>
        <w:rPr>
          <w:color w:val="EE0000"/>
        </w:rPr>
      </w:pPr>
      <w:r w:rsidRPr="00B60AF4">
        <w:rPr>
          <w:color w:val="EE0000"/>
        </w:rPr>
        <w:t>*</w:t>
      </w:r>
      <w:r w:rsidR="00B60AF4" w:rsidRPr="00B60AF4">
        <w:rPr>
          <w:color w:val="EE0000"/>
        </w:rPr>
        <w:t xml:space="preserve">TODO: </w:t>
      </w:r>
      <w:r w:rsidRPr="00B60AF4">
        <w:rPr>
          <w:color w:val="EE0000"/>
        </w:rPr>
        <w:t>TWO PART IMAGE OF</w:t>
      </w:r>
      <w:r w:rsidR="0089433B">
        <w:rPr>
          <w:color w:val="EE0000"/>
        </w:rPr>
        <w:t xml:space="preserve"> NU24</w:t>
      </w:r>
      <w:r w:rsidRPr="00B60AF4">
        <w:rPr>
          <w:color w:val="EE0000"/>
        </w:rPr>
        <w:t xml:space="preserve"> </w:t>
      </w:r>
      <w:r w:rsidR="00D62F90" w:rsidRPr="00B60AF4">
        <w:rPr>
          <w:color w:val="EE0000"/>
        </w:rPr>
        <w:t>ACCU SHOWING CELLS, SEGMENTS, TOP PLATE, ALL LABELLED*</w:t>
      </w:r>
    </w:p>
    <w:p w14:paraId="03C49893" w14:textId="22F6316B" w:rsidR="00EF705A" w:rsidRDefault="00EF705A" w:rsidP="00EF705A">
      <w:pPr>
        <w:pStyle w:val="Heading2"/>
      </w:pPr>
      <w:bookmarkStart w:id="11" w:name="_Toc218885841"/>
      <w:r>
        <w:lastRenderedPageBreak/>
        <w:t>NU24 Low Voltage System</w:t>
      </w:r>
      <w:bookmarkEnd w:id="11"/>
    </w:p>
    <w:p w14:paraId="00D16022" w14:textId="6B2BF2D1" w:rsidR="009647D0" w:rsidRPr="009647D0" w:rsidRDefault="009647D0" w:rsidP="009647D0">
      <w:pPr>
        <w:pStyle w:val="Heading3"/>
      </w:pPr>
      <w:bookmarkStart w:id="12" w:name="_Toc218885842"/>
      <w:r>
        <w:t>Low Voltage System</w:t>
      </w:r>
      <w:bookmarkEnd w:id="12"/>
    </w:p>
    <w:p w14:paraId="538AD458" w14:textId="3239254C" w:rsidR="00F0100A" w:rsidRDefault="00B60AF4" w:rsidP="00D6340B">
      <w:r>
        <w:t xml:space="preserve">The low voltage (LV) system on NU24 </w:t>
      </w:r>
      <w:r w:rsidR="00894B3D">
        <w:t>had a nominal voltage of 12 V</w:t>
      </w:r>
      <w:r w:rsidR="008F2154">
        <w:t xml:space="preserve">, supplied from a </w:t>
      </w:r>
      <w:r w:rsidR="008416E5" w:rsidRPr="008416E5">
        <w:t>LH4LK</w:t>
      </w:r>
      <w:r w:rsidR="00E660EE">
        <w:t xml:space="preserve"> motorcycle battery, and a </w:t>
      </w:r>
      <w:r w:rsidR="00A65996">
        <w:t xml:space="preserve">TDC-IY-320-12 454 V to 12 V </w:t>
      </w:r>
      <w:r w:rsidR="009C39DF">
        <w:t xml:space="preserve">DCDC. </w:t>
      </w:r>
      <w:r w:rsidR="0066740F">
        <w:t xml:space="preserve">A </w:t>
      </w:r>
      <w:r w:rsidR="00B46885">
        <w:t xml:space="preserve">distributed topology </w:t>
      </w:r>
      <w:r w:rsidR="00894B3D">
        <w:t xml:space="preserve">of multiple </w:t>
      </w:r>
      <w:r w:rsidR="006F7BEF">
        <w:t>individual nodes with Teensy 4.0 microcontrollers positioned across the car</w:t>
      </w:r>
      <w:r w:rsidR="0066740F">
        <w:t xml:space="preserve"> was used</w:t>
      </w:r>
      <w:r w:rsidR="006F7BEF">
        <w:t>.</w:t>
      </w:r>
      <w:r w:rsidR="00CD5A79">
        <w:t xml:space="preserve"> </w:t>
      </w:r>
      <w:r w:rsidR="0066740F">
        <w:t>O</w:t>
      </w:r>
      <w:r w:rsidR="00A97F0F">
        <w:t xml:space="preserve">verview shown in </w:t>
      </w:r>
      <w:r w:rsidR="00A97F0F">
        <w:fldChar w:fldCharType="begin"/>
      </w:r>
      <w:r w:rsidR="00A97F0F">
        <w:instrText xml:space="preserve"> REF _Ref218256085 \h </w:instrText>
      </w:r>
      <w:r w:rsidR="00A97F0F">
        <w:fldChar w:fldCharType="separate"/>
      </w:r>
      <w:r w:rsidR="00886461">
        <w:t xml:space="preserve">Figure </w:t>
      </w:r>
      <w:r w:rsidR="00886461">
        <w:rPr>
          <w:noProof/>
        </w:rPr>
        <w:t>2</w:t>
      </w:r>
      <w:r w:rsidR="00886461">
        <w:t>. NU24's LV Topology</w:t>
      </w:r>
      <w:r w:rsidR="00A97F0F">
        <w:fldChar w:fldCharType="end"/>
      </w:r>
      <w:r w:rsidR="00A97F0F">
        <w:t xml:space="preserve">. List of nodes </w:t>
      </w:r>
      <w:r w:rsidR="004F3561">
        <w:t>included:</w:t>
      </w:r>
    </w:p>
    <w:p w14:paraId="21577DAE" w14:textId="35D769E3" w:rsidR="00195191" w:rsidRDefault="00195191" w:rsidP="001C17B8">
      <w:pPr>
        <w:pStyle w:val="ListParagraph"/>
        <w:numPr>
          <w:ilvl w:val="0"/>
          <w:numId w:val="9"/>
        </w:numPr>
      </w:pPr>
      <w:r w:rsidRPr="00195191">
        <w:t xml:space="preserve">The Pedal Electronic Node (PEN): </w:t>
      </w:r>
      <w:r w:rsidR="0044549A">
        <w:t>Monitors</w:t>
      </w:r>
      <w:r w:rsidRPr="00195191">
        <w:t xml:space="preserve"> the Brake Pressure Sensors, Accelerator Pedal Position Sensors (APPS), and Brake Over Travel Switch (BOTS)</w:t>
      </w:r>
      <w:r>
        <w:t>.</w:t>
      </w:r>
      <w:r w:rsidR="009900C9">
        <w:t xml:space="preserve"> Work conducted by </w:t>
      </w:r>
      <w:r w:rsidR="00360820">
        <w:t>Eliza O’Donnell.</w:t>
      </w:r>
    </w:p>
    <w:p w14:paraId="12E4F360" w14:textId="49DAB177" w:rsidR="00195191" w:rsidRDefault="00195191" w:rsidP="001C17B8">
      <w:pPr>
        <w:pStyle w:val="ListParagraph"/>
        <w:numPr>
          <w:ilvl w:val="0"/>
          <w:numId w:val="9"/>
        </w:numPr>
      </w:pPr>
      <w:r w:rsidRPr="00195191">
        <w:t xml:space="preserve">The Dash Electronic Node (DEN): </w:t>
      </w:r>
      <w:r w:rsidR="0044549A">
        <w:t>Monitors</w:t>
      </w:r>
      <w:r w:rsidR="0044549A" w:rsidRPr="00195191">
        <w:t xml:space="preserve"> </w:t>
      </w:r>
      <w:r w:rsidRPr="00195191">
        <w:t>the Dash E-Stop and Ready-To-Drive (RTD) button, MoTeC connection, MoTeC button and relays PEN signals.</w:t>
      </w:r>
      <w:r w:rsidR="00360820">
        <w:t xml:space="preserve"> Work conducted by Jackson Boustany, more information can be found in his FYP report</w:t>
      </w:r>
      <w:r w:rsidR="00D57DEC">
        <w:t xml:space="preserve"> </w:t>
      </w:r>
      <w:sdt>
        <w:sdtPr>
          <w:id w:val="1197194630"/>
          <w:citation/>
        </w:sdtPr>
        <w:sdtContent>
          <w:r w:rsidR="00D57DEC">
            <w:fldChar w:fldCharType="begin"/>
          </w:r>
          <w:r w:rsidR="00D57DEC">
            <w:instrText xml:space="preserve"> CITATION JBo24 \l 3081 </w:instrText>
          </w:r>
          <w:r w:rsidR="00D57DEC">
            <w:fldChar w:fldCharType="separate"/>
          </w:r>
          <w:r w:rsidR="00886461" w:rsidRPr="00886461">
            <w:rPr>
              <w:noProof/>
            </w:rPr>
            <w:t>[3]</w:t>
          </w:r>
          <w:r w:rsidR="00D57DEC">
            <w:fldChar w:fldCharType="end"/>
          </w:r>
        </w:sdtContent>
      </w:sdt>
      <w:r w:rsidR="00360820">
        <w:t xml:space="preserve"> </w:t>
      </w:r>
      <w:r w:rsidR="00D57DEC">
        <w:t>available in the NU Team’s SharePoint.</w:t>
      </w:r>
    </w:p>
    <w:p w14:paraId="69F4254F" w14:textId="6E54D24C" w:rsidR="00195191" w:rsidRDefault="00195191" w:rsidP="001C17B8">
      <w:pPr>
        <w:pStyle w:val="ListParagraph"/>
        <w:numPr>
          <w:ilvl w:val="0"/>
          <w:numId w:val="9"/>
        </w:numPr>
      </w:pPr>
      <w:r w:rsidRPr="00195191">
        <w:t xml:space="preserve">The Central Electronic Node (CEN): </w:t>
      </w:r>
      <w:r w:rsidR="0044549A">
        <w:t>Monitors</w:t>
      </w:r>
      <w:r w:rsidR="0044549A" w:rsidRPr="00195191">
        <w:t xml:space="preserve"> </w:t>
      </w:r>
      <w:r w:rsidR="0044549A">
        <w:t xml:space="preserve">the </w:t>
      </w:r>
      <w:r w:rsidRPr="00195191">
        <w:t>Hard Fault Latch (HFL) breakout board, Top E-Stops, Brake System Plausibility Device (BSPD) breakout board, OK High Signals (OKHS), Cooling and brake light switching, sounder and LV Power distribution.</w:t>
      </w:r>
      <w:r w:rsidR="0093361C">
        <w:t xml:space="preserve"> </w:t>
      </w:r>
      <w:r w:rsidR="004F0C65">
        <w:t xml:space="preserve">Work on the CEN Motherboard was conducted by the author, more information can be found in the ENGG3200 report </w:t>
      </w:r>
      <w:sdt>
        <w:sdtPr>
          <w:id w:val="674847131"/>
          <w:citation/>
        </w:sdtPr>
        <w:sdtContent>
          <w:r w:rsidR="004F0C65">
            <w:fldChar w:fldCharType="begin"/>
          </w:r>
          <w:r w:rsidR="004F0C65">
            <w:instrText xml:space="preserve"> CITATION JLu24 \l 3081 </w:instrText>
          </w:r>
          <w:r w:rsidR="004F0C65">
            <w:fldChar w:fldCharType="separate"/>
          </w:r>
          <w:r w:rsidR="00886461" w:rsidRPr="00886461">
            <w:rPr>
              <w:noProof/>
            </w:rPr>
            <w:t>[4]</w:t>
          </w:r>
          <w:r w:rsidR="004F0C65">
            <w:fldChar w:fldCharType="end"/>
          </w:r>
        </w:sdtContent>
      </w:sdt>
      <w:r w:rsidR="004F0C65">
        <w:t xml:space="preserve"> also created by the author in the NU Team’s SharePoint. </w:t>
      </w:r>
      <w:r w:rsidR="0093361C">
        <w:t>Information on the HFL and BSPD breakout boards can be found in Jacob Bush’s ENGG4200 report</w:t>
      </w:r>
      <w:r w:rsidR="0021269C">
        <w:t xml:space="preserve"> </w:t>
      </w:r>
      <w:sdt>
        <w:sdtPr>
          <w:id w:val="1991983210"/>
          <w:citation/>
        </w:sdtPr>
        <w:sdtContent>
          <w:r w:rsidR="0021269C">
            <w:fldChar w:fldCharType="begin"/>
          </w:r>
          <w:r w:rsidR="0021269C">
            <w:instrText xml:space="preserve"> CITATION JBu24 \l 3081 </w:instrText>
          </w:r>
          <w:r w:rsidR="0021269C">
            <w:fldChar w:fldCharType="separate"/>
          </w:r>
          <w:r w:rsidR="00886461" w:rsidRPr="00886461">
            <w:rPr>
              <w:noProof/>
            </w:rPr>
            <w:t>[5]</w:t>
          </w:r>
          <w:r w:rsidR="0021269C">
            <w:fldChar w:fldCharType="end"/>
          </w:r>
        </w:sdtContent>
      </w:sdt>
      <w:r w:rsidR="0093361C">
        <w:t>, available in the NU Teams SharePoint.</w:t>
      </w:r>
    </w:p>
    <w:p w14:paraId="553DB771" w14:textId="649CE8A5" w:rsidR="00195191" w:rsidRDefault="00195191" w:rsidP="001C17B8">
      <w:pPr>
        <w:pStyle w:val="ListParagraph"/>
        <w:numPr>
          <w:ilvl w:val="0"/>
          <w:numId w:val="9"/>
        </w:numPr>
      </w:pPr>
      <w:r w:rsidRPr="00195191">
        <w:t>The Human Interface Panel (HIP): Switches on LV Power, Tractive System Master Switch (TSMS), HV Disconnect (HVD) Interlock, Test Points and Tractive System Active Light (TSAL) and Discharge Relay Breakout board. (This board also is HV)</w:t>
      </w:r>
      <w:r>
        <w:t>.</w:t>
      </w:r>
      <w:r w:rsidR="002A3A41">
        <w:t xml:space="preserve"> Work was conducted by Marisa Mclean</w:t>
      </w:r>
      <w:r w:rsidR="004E18CD">
        <w:t>.</w:t>
      </w:r>
    </w:p>
    <w:p w14:paraId="14722264" w14:textId="0B897096" w:rsidR="00195191" w:rsidRDefault="00195191" w:rsidP="001C17B8">
      <w:pPr>
        <w:pStyle w:val="ListParagraph"/>
        <w:numPr>
          <w:ilvl w:val="0"/>
          <w:numId w:val="9"/>
        </w:numPr>
      </w:pPr>
      <w:r w:rsidRPr="00195191">
        <w:t>Low Voltage Distribution (LVD): Relays Power to the Accumulator Fans and Communicates Accumulator Temperatures from the Battery Monitor System (BMS) to the CEN as well as BMS OKHS. (This board also is HV)</w:t>
      </w:r>
      <w:r>
        <w:t>.</w:t>
      </w:r>
      <w:r w:rsidR="002A3A41">
        <w:t xml:space="preserve"> Work conducted by D</w:t>
      </w:r>
      <w:r w:rsidR="005115A9">
        <w:t>an</w:t>
      </w:r>
      <w:r w:rsidR="002A3A41">
        <w:t xml:space="preserve">iel Iveson, more information can be found in his FYP report </w:t>
      </w:r>
      <w:sdt>
        <w:sdtPr>
          <w:id w:val="1827011003"/>
          <w:citation/>
        </w:sdtPr>
        <w:sdtContent>
          <w:r w:rsidR="002A3A41">
            <w:fldChar w:fldCharType="begin"/>
          </w:r>
          <w:r w:rsidR="002A3A41">
            <w:instrText xml:space="preserve"> CITATION DIv24 \l 3081 </w:instrText>
          </w:r>
          <w:r w:rsidR="002A3A41">
            <w:fldChar w:fldCharType="separate"/>
          </w:r>
          <w:r w:rsidR="00886461" w:rsidRPr="00886461">
            <w:rPr>
              <w:noProof/>
            </w:rPr>
            <w:t>[6]</w:t>
          </w:r>
          <w:r w:rsidR="002A3A41">
            <w:fldChar w:fldCharType="end"/>
          </w:r>
        </w:sdtContent>
      </w:sdt>
      <w:r w:rsidR="002A3A41">
        <w:t>, available on the NU Team’s SharePoint</w:t>
      </w:r>
      <w:r w:rsidR="004E18CD">
        <w:t>.</w:t>
      </w:r>
    </w:p>
    <w:p w14:paraId="1192E446" w14:textId="77777777" w:rsidR="00656705" w:rsidRDefault="004D2E38" w:rsidP="00656705">
      <w:pPr>
        <w:keepNext/>
        <w:jc w:val="center"/>
      </w:pPr>
      <w:r w:rsidRPr="004D2E38">
        <w:rPr>
          <w:noProof/>
          <w:color w:val="EE0000"/>
        </w:rPr>
        <w:lastRenderedPageBreak/>
        <w:drawing>
          <wp:inline distT="0" distB="0" distL="0" distR="0" wp14:anchorId="1B84D784" wp14:editId="1B539C29">
            <wp:extent cx="5693519" cy="3004457"/>
            <wp:effectExtent l="0" t="0" r="2540" b="5715"/>
            <wp:docPr id="1201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746" name=""/>
                    <pic:cNvPicPr/>
                  </pic:nvPicPr>
                  <pic:blipFill>
                    <a:blip r:embed="rId21"/>
                    <a:stretch>
                      <a:fillRect/>
                    </a:stretch>
                  </pic:blipFill>
                  <pic:spPr>
                    <a:xfrm>
                      <a:off x="0" y="0"/>
                      <a:ext cx="5718920" cy="3017861"/>
                    </a:xfrm>
                    <a:prstGeom prst="rect">
                      <a:avLst/>
                    </a:prstGeom>
                  </pic:spPr>
                </pic:pic>
              </a:graphicData>
            </a:graphic>
          </wp:inline>
        </w:drawing>
      </w:r>
    </w:p>
    <w:p w14:paraId="2911D1EE" w14:textId="1ACDFD8C" w:rsidR="00C8686E" w:rsidRDefault="00656705" w:rsidP="00C8686E">
      <w:pPr>
        <w:pStyle w:val="Caption"/>
        <w:jc w:val="center"/>
      </w:pPr>
      <w:bookmarkStart w:id="13" w:name="_Ref218256085"/>
      <w:bookmarkStart w:id="14" w:name="_Toc218885953"/>
      <w:r>
        <w:t xml:space="preserve">Figure </w:t>
      </w:r>
      <w:fldSimple w:instr=" SEQ Figure \* ARABIC ">
        <w:r w:rsidR="00886461">
          <w:rPr>
            <w:noProof/>
          </w:rPr>
          <w:t>2</w:t>
        </w:r>
      </w:fldSimple>
      <w:r>
        <w:t>. NU24's LV Topology</w:t>
      </w:r>
      <w:bookmarkEnd w:id="13"/>
      <w:bookmarkEnd w:id="14"/>
    </w:p>
    <w:p w14:paraId="5613A4D7" w14:textId="00D782A7" w:rsidR="00C716A9" w:rsidRDefault="00655F19" w:rsidP="00C8686E">
      <w:r>
        <w:t xml:space="preserve">Once completely tested, this system was reliable, apart from the issue that stopped the car during the </w:t>
      </w:r>
      <w:r w:rsidR="00DC2B18">
        <w:t>second driver stint of Auto X during the 2024 competition</w:t>
      </w:r>
      <w:r w:rsidR="002C5614">
        <w:t>,</w:t>
      </w:r>
      <w:r w:rsidR="00B81B10">
        <w:t xml:space="preserve"> detailed explanation found in </w:t>
      </w:r>
      <w:r w:rsidR="004C4AE3">
        <w:t xml:space="preserve">the </w:t>
      </w:r>
      <w:r w:rsidR="00B81B10">
        <w:fldChar w:fldCharType="begin"/>
      </w:r>
      <w:r w:rsidR="00B81B10">
        <w:instrText xml:space="preserve"> REF _Ref218254243 \h </w:instrText>
      </w:r>
      <w:r w:rsidR="00B81B10">
        <w:fldChar w:fldCharType="separate"/>
      </w:r>
      <w:r w:rsidR="00886461">
        <w:t>Testing, Validation and Compliance</w:t>
      </w:r>
      <w:r w:rsidR="00B81B10">
        <w:fldChar w:fldCharType="end"/>
      </w:r>
      <w:r w:rsidR="004C4AE3">
        <w:t xml:space="preserve"> section</w:t>
      </w:r>
      <w:r w:rsidR="00DC2B18">
        <w:t>.</w:t>
      </w:r>
    </w:p>
    <w:p w14:paraId="32E476C6" w14:textId="7E263DFE" w:rsidR="009647D0" w:rsidRDefault="009647D0" w:rsidP="009647D0">
      <w:pPr>
        <w:pStyle w:val="Heading3"/>
      </w:pPr>
      <w:bookmarkStart w:id="15" w:name="_Toc218885843"/>
      <w:r>
        <w:t>Shutdown System</w:t>
      </w:r>
      <w:bookmarkEnd w:id="15"/>
    </w:p>
    <w:p w14:paraId="48E12461" w14:textId="27D70707" w:rsidR="004F0B1A" w:rsidRDefault="00807A39" w:rsidP="00C8686E">
      <w:r>
        <w:t xml:space="preserve">The shutdown circuit is the car’s safety </w:t>
      </w:r>
      <w:r w:rsidR="00570638">
        <w:t>signal;</w:t>
      </w:r>
      <w:r w:rsidR="00122C24">
        <w:t xml:space="preserve"> it is a 12 V digital </w:t>
      </w:r>
      <w:r w:rsidR="00570638">
        <w:t xml:space="preserve">on-off </w:t>
      </w:r>
      <w:r w:rsidR="00122C24">
        <w:t xml:space="preserve">signal that passes through many </w:t>
      </w:r>
      <w:r w:rsidR="00570638">
        <w:t>checkpoints</w:t>
      </w:r>
      <w:r w:rsidR="00122C24">
        <w:t xml:space="preserve"> through</w:t>
      </w:r>
      <w:r w:rsidR="00570638">
        <w:t>-</w:t>
      </w:r>
      <w:r w:rsidR="00122C24">
        <w:t>out the car.</w:t>
      </w:r>
      <w:r w:rsidR="00570638">
        <w:t xml:space="preserve"> It is designed </w:t>
      </w:r>
      <w:r w:rsidR="004A3EFE">
        <w:t>to keep the driver, individuals nearby the car and the car’s components safe in the case of an emergency or fault.</w:t>
      </w:r>
      <w:r w:rsidR="00217E4B">
        <w:t xml:space="preserve"> When all checkpoints are good, the car </w:t>
      </w:r>
      <w:r w:rsidR="00324ECE">
        <w:t>is allowed to switch into High Voltage (HV)</w:t>
      </w:r>
      <w:r w:rsidR="00420BCC">
        <w:t xml:space="preserve">. If something trips the circuit, the car will exit HV and depending on the fault, cannot be reactivated by the driver until </w:t>
      </w:r>
      <w:r w:rsidR="001C6BFC">
        <w:t>the car is power cycled (Low Voltage (LV) is turned off as well).</w:t>
      </w:r>
      <w:r w:rsidR="00A97F0F">
        <w:t xml:space="preserve"> NU24’s shutdown circuit is depicted in </w:t>
      </w:r>
      <w:r w:rsidR="00A97F0F">
        <w:fldChar w:fldCharType="begin"/>
      </w:r>
      <w:r w:rsidR="00A97F0F">
        <w:instrText xml:space="preserve"> REF _Ref218256116 \h </w:instrText>
      </w:r>
      <w:r w:rsidR="00A97F0F">
        <w:fldChar w:fldCharType="separate"/>
      </w:r>
      <w:r w:rsidR="00886461">
        <w:t xml:space="preserve">Figure </w:t>
      </w:r>
      <w:r w:rsidR="00886461">
        <w:rPr>
          <w:noProof/>
        </w:rPr>
        <w:t>3</w:t>
      </w:r>
      <w:r w:rsidR="00886461">
        <w:t>. NU24 Shutdown Circuit</w:t>
      </w:r>
      <w:r w:rsidR="00A97F0F">
        <w:fldChar w:fldCharType="end"/>
      </w:r>
      <w:r w:rsidR="00A97F0F">
        <w:t>.</w:t>
      </w:r>
      <w:r w:rsidR="001D77B5">
        <w:t xml:space="preserve"> A high-resolution version can be found in the Racing-NU24 Github Repository.</w:t>
      </w:r>
    </w:p>
    <w:p w14:paraId="22234F6F" w14:textId="77777777" w:rsidR="00995446" w:rsidRDefault="004F0B1A" w:rsidP="00995446">
      <w:pPr>
        <w:keepNext/>
        <w:jc w:val="center"/>
      </w:pPr>
      <w:r w:rsidRPr="004F0B1A">
        <w:rPr>
          <w:noProof/>
        </w:rPr>
        <w:lastRenderedPageBreak/>
        <w:drawing>
          <wp:inline distT="0" distB="0" distL="0" distR="0" wp14:anchorId="2A92A08B" wp14:editId="2E300171">
            <wp:extent cx="5722412" cy="3313216"/>
            <wp:effectExtent l="0" t="0" r="0" b="1905"/>
            <wp:docPr id="204518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84317"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58726" cy="3334242"/>
                    </a:xfrm>
                    <a:prstGeom prst="rect">
                      <a:avLst/>
                    </a:prstGeom>
                  </pic:spPr>
                </pic:pic>
              </a:graphicData>
            </a:graphic>
          </wp:inline>
        </w:drawing>
      </w:r>
    </w:p>
    <w:p w14:paraId="3FAB0C19" w14:textId="5EF1710D" w:rsidR="00995446" w:rsidRDefault="00995446" w:rsidP="00995446">
      <w:pPr>
        <w:pStyle w:val="Caption"/>
        <w:jc w:val="center"/>
      </w:pPr>
      <w:bookmarkStart w:id="16" w:name="_Ref218256116"/>
      <w:bookmarkStart w:id="17" w:name="_Toc218885954"/>
      <w:r>
        <w:t xml:space="preserve">Figure </w:t>
      </w:r>
      <w:fldSimple w:instr=" SEQ Figure \* ARABIC ">
        <w:r w:rsidR="00886461">
          <w:rPr>
            <w:noProof/>
          </w:rPr>
          <w:t>3</w:t>
        </w:r>
      </w:fldSimple>
      <w:r>
        <w:t>. NU24 Shutdown Circuit</w:t>
      </w:r>
      <w:bookmarkEnd w:id="16"/>
      <w:bookmarkEnd w:id="17"/>
    </w:p>
    <w:p w14:paraId="472C1ADA" w14:textId="77777777" w:rsidR="00CE7A7B" w:rsidRDefault="00CE7A7B" w:rsidP="00CE7A7B">
      <w:pPr>
        <w:pStyle w:val="Heading3"/>
      </w:pPr>
      <w:bookmarkStart w:id="18" w:name="_Toc218885844"/>
      <w:r>
        <w:t>Live Telemetry</w:t>
      </w:r>
      <w:bookmarkEnd w:id="18"/>
    </w:p>
    <w:p w14:paraId="172C2103" w14:textId="6BA97061" w:rsidR="00921F68" w:rsidRDefault="00CE7A7B" w:rsidP="0055085D">
      <w:r>
        <w:t xml:space="preserve">The Dash Electronic Node (DEN) </w:t>
      </w:r>
      <w:r w:rsidR="00CA14AF">
        <w:t>housed the MoTeC C125 Dash</w:t>
      </w:r>
      <w:r w:rsidR="00B70967">
        <w:t xml:space="preserve">, a datalogger that is used to read all </w:t>
      </w:r>
      <w:r w:rsidR="00CC69B3">
        <w:t xml:space="preserve">desired signals on the car. It </w:t>
      </w:r>
      <w:r w:rsidR="00E70E87">
        <w:t>log</w:t>
      </w:r>
      <w:r w:rsidR="000D5927">
        <w:t>s</w:t>
      </w:r>
      <w:r w:rsidR="00E70E87">
        <w:t xml:space="preserve"> its data</w:t>
      </w:r>
      <w:r w:rsidR="0078246D">
        <w:t xml:space="preserve"> in high resolution</w:t>
      </w:r>
      <w:r w:rsidR="00E70E87">
        <w:t xml:space="preserve"> for collection after the vehicle has run</w:t>
      </w:r>
      <w:r w:rsidR="00BF4EE4">
        <w:t>. This is done by</w:t>
      </w:r>
      <w:r w:rsidR="0078246D">
        <w:t xml:space="preserve"> connecting a</w:t>
      </w:r>
      <w:r w:rsidR="00BF4EE4">
        <w:t xml:space="preserve"> RJ45 cable to the access point on the DEN</w:t>
      </w:r>
      <w:r w:rsidR="000D1996">
        <w:t xml:space="preserve">. Paired with a Parani SD1000, the dash </w:t>
      </w:r>
      <w:r w:rsidR="00E70E87">
        <w:t xml:space="preserve">can </w:t>
      </w:r>
      <w:r w:rsidR="00CC69B3">
        <w:t>transmit its data liv</w:t>
      </w:r>
      <w:r w:rsidR="00E70E87">
        <w:t>e</w:t>
      </w:r>
      <w:r w:rsidR="000D1996">
        <w:t xml:space="preserve">, </w:t>
      </w:r>
      <w:r w:rsidR="00E70E87">
        <w:t xml:space="preserve">at a reduced </w:t>
      </w:r>
      <w:r w:rsidR="00590DBA">
        <w:t>resolution</w:t>
      </w:r>
      <w:r w:rsidR="000D1996">
        <w:t xml:space="preserve">. </w:t>
      </w:r>
      <w:r w:rsidR="00855426">
        <w:t>The dash and data logging was</w:t>
      </w:r>
      <w:r w:rsidR="00341EB6">
        <w:t xml:space="preserve"> implemented by Robert Stanley in 2023 and has saved many hours</w:t>
      </w:r>
      <w:r w:rsidR="00855426">
        <w:t xml:space="preserve"> of</w:t>
      </w:r>
      <w:r w:rsidR="00341EB6">
        <w:t xml:space="preserve"> fault finding</w:t>
      </w:r>
      <w:r w:rsidR="00855426">
        <w:t xml:space="preserve">, as well as effectively highlighting bottlenecks in the vehicles electrical system, allowing for </w:t>
      </w:r>
      <w:r w:rsidR="002F2CDF">
        <w:t xml:space="preserve">informed </w:t>
      </w:r>
      <w:r w:rsidR="00855426">
        <w:t>data driven decisions to be made.</w:t>
      </w:r>
      <w:r w:rsidR="00D6340B">
        <w:br w:type="page"/>
      </w:r>
    </w:p>
    <w:p w14:paraId="351D100D" w14:textId="347CFEF9" w:rsidR="0055085D" w:rsidRDefault="00A85C72" w:rsidP="003F1607">
      <w:pPr>
        <w:pStyle w:val="Heading1"/>
      </w:pPr>
      <w:bookmarkStart w:id="19" w:name="_Ref218605535"/>
      <w:bookmarkStart w:id="20" w:name="_Toc218885845"/>
      <w:r>
        <w:lastRenderedPageBreak/>
        <w:t xml:space="preserve">NU25 Mechatronic </w:t>
      </w:r>
      <w:r w:rsidR="0055085D">
        <w:t xml:space="preserve">System </w:t>
      </w:r>
      <w:r>
        <w:t>Architecture</w:t>
      </w:r>
      <w:bookmarkEnd w:id="19"/>
      <w:bookmarkEnd w:id="20"/>
    </w:p>
    <w:p w14:paraId="75AFE7C5" w14:textId="27C67BB6" w:rsidR="00D47281" w:rsidRPr="00D47281" w:rsidRDefault="00D47281" w:rsidP="00D47281">
      <w:r>
        <w:t xml:space="preserve">The biggest change for NU25 was the implementation of a Limited Slip Differential (LSD), which would allow for efficient cornering </w:t>
      </w:r>
      <w:r w:rsidR="004957AB">
        <w:t xml:space="preserve">at low </w:t>
      </w:r>
      <w:r w:rsidR="00E616F9">
        <w:t xml:space="preserve">to medium speeds </w:t>
      </w:r>
      <w:r>
        <w:t xml:space="preserve">and </w:t>
      </w:r>
      <w:r w:rsidR="00384D2D">
        <w:t xml:space="preserve">increased </w:t>
      </w:r>
      <w:r w:rsidR="00E616F9">
        <w:t>drivability</w:t>
      </w:r>
      <w:r w:rsidR="00384D2D">
        <w:t xml:space="preserve"> when driving at the limit of the car</w:t>
      </w:r>
      <w:r w:rsidR="00200400">
        <w:t xml:space="preserve">. </w:t>
      </w:r>
      <w:commentRangeStart w:id="21"/>
      <w:r w:rsidR="00200400">
        <w:t xml:space="preserve">Due to this </w:t>
      </w:r>
      <w:r w:rsidR="00FC1172">
        <w:t>large change</w:t>
      </w:r>
      <w:r w:rsidR="0003752A">
        <w:t xml:space="preserve"> and to try and give as much testing time as possible for this differential, as well as other vehicle dynamic </w:t>
      </w:r>
      <w:r w:rsidR="00291834">
        <w:t xml:space="preserve">tests, </w:t>
      </w:r>
      <w:r w:rsidR="00FC1172">
        <w:t>it was decided to keep the Mechatronic system changes to a minimum</w:t>
      </w:r>
      <w:r w:rsidR="004E18CD">
        <w:t>.</w:t>
      </w:r>
      <w:commentRangeEnd w:id="21"/>
      <w:r w:rsidRPr="00D47281">
        <w:rPr>
          <w:rStyle w:val="CommentReference"/>
          <w:sz w:val="22"/>
          <w:szCs w:val="22"/>
        </w:rPr>
        <w:commentReference w:id="21"/>
      </w:r>
    </w:p>
    <w:p w14:paraId="11AFCEBB" w14:textId="1B9F121C" w:rsidR="003634D9" w:rsidRDefault="003634D9" w:rsidP="003634D9">
      <w:pPr>
        <w:pStyle w:val="Heading2"/>
      </w:pPr>
      <w:bookmarkStart w:id="22" w:name="_Toc218885846"/>
      <w:r>
        <w:t>NU25 Tractive System</w:t>
      </w:r>
      <w:bookmarkEnd w:id="22"/>
    </w:p>
    <w:p w14:paraId="693CCE0D" w14:textId="7E5A97B2" w:rsidR="00C9114F" w:rsidRDefault="00C9114F" w:rsidP="00C9114F">
      <w:r>
        <w:t xml:space="preserve">Aligning with the minimal system changes </w:t>
      </w:r>
      <w:r w:rsidR="00291834">
        <w:t xml:space="preserve">NU25 kept the same 7.2 kWh 453.6 V Accumulator, Cascadia CM200DX inverter, and 124 kW EMRAX 228 MV AC Motor. </w:t>
      </w:r>
      <w:r w:rsidR="00FE2A4A">
        <w:t xml:space="preserve">Samuel Connett built upon Josh Hayward’s </w:t>
      </w:r>
      <w:r w:rsidR="00A02C0E">
        <w:t>multivariable current limiting</w:t>
      </w:r>
      <w:r w:rsidR="00FE2A4A">
        <w:t xml:space="preserve"> in </w:t>
      </w:r>
      <w:r w:rsidR="003516FA">
        <w:t>2025;</w:t>
      </w:r>
      <w:r w:rsidR="00FE2A4A">
        <w:t xml:space="preserve"> </w:t>
      </w:r>
      <w:r w:rsidR="00BB1963">
        <w:t xml:space="preserve">by including </w:t>
      </w:r>
      <w:r w:rsidR="00FE2A4A">
        <w:t>both cell temperature and voltage limits</w:t>
      </w:r>
      <w:r w:rsidR="00B924CB">
        <w:t xml:space="preserve">, the car would successfully not allow the driver </w:t>
      </w:r>
      <w:ins w:id="23" w:author="Mia Cosentino" w:date="2026-01-09T09:41:00Z">
        <w:r w:rsidR="04A1E464">
          <w:t xml:space="preserve">to </w:t>
        </w:r>
      </w:ins>
      <w:r w:rsidR="00B924CB">
        <w:t>request high current during periods of high cell temperatures</w:t>
      </w:r>
      <w:r w:rsidR="007215FF">
        <w:t xml:space="preserve"> and cell voltages outside of their limits</w:t>
      </w:r>
      <w:r w:rsidR="00FE2A4A">
        <w:t>. More information can be found in Samuel Connett’s FYP report</w:t>
      </w:r>
      <w:r w:rsidR="007611E1">
        <w:t xml:space="preserve"> </w:t>
      </w:r>
      <w:sdt>
        <w:sdtPr>
          <w:id w:val="-144519231"/>
          <w:citation/>
        </w:sdtPr>
        <w:sdtContent>
          <w:r w:rsidR="007611E1">
            <w:fldChar w:fldCharType="begin"/>
          </w:r>
          <w:r w:rsidR="007611E1">
            <w:instrText xml:space="preserve"> CITATION SCo251 \l 3081 </w:instrText>
          </w:r>
          <w:r w:rsidR="007611E1">
            <w:fldChar w:fldCharType="separate"/>
          </w:r>
          <w:r w:rsidR="00886461" w:rsidRPr="00886461">
            <w:rPr>
              <w:noProof/>
            </w:rPr>
            <w:t>[7]</w:t>
          </w:r>
          <w:r w:rsidR="007611E1">
            <w:fldChar w:fldCharType="end"/>
          </w:r>
        </w:sdtContent>
      </w:sdt>
      <w:r w:rsidR="00803030">
        <w:t>, available on the NU Team’s SharePoint.</w:t>
      </w:r>
    </w:p>
    <w:p w14:paraId="0DB205D9" w14:textId="37553ADD" w:rsidR="007215FF" w:rsidRPr="007215FF" w:rsidRDefault="007215FF" w:rsidP="00C9114F">
      <w:pPr>
        <w:rPr>
          <w:color w:val="EE0000"/>
        </w:rPr>
      </w:pPr>
      <w:r w:rsidRPr="00B60AF4">
        <w:rPr>
          <w:color w:val="EE0000"/>
        </w:rPr>
        <w:t>*TODO: IMAGE OF SIDE VIEW OF NU2</w:t>
      </w:r>
      <w:r>
        <w:rPr>
          <w:color w:val="EE0000"/>
        </w:rPr>
        <w:t>5</w:t>
      </w:r>
      <w:r w:rsidRPr="00B60AF4">
        <w:rPr>
          <w:color w:val="EE0000"/>
        </w:rPr>
        <w:t xml:space="preserve"> WITH ACCU, MOTOR AND MC HIGHLIGHTED*</w:t>
      </w:r>
    </w:p>
    <w:p w14:paraId="209A9B1A" w14:textId="054A0D5F" w:rsidR="003634D9" w:rsidRDefault="003634D9" w:rsidP="003634D9">
      <w:pPr>
        <w:pStyle w:val="Heading2"/>
      </w:pPr>
      <w:bookmarkStart w:id="24" w:name="_Toc218885847"/>
      <w:r>
        <w:t>NU25 Accumulator</w:t>
      </w:r>
      <w:bookmarkEnd w:id="24"/>
    </w:p>
    <w:p w14:paraId="71EF062C" w14:textId="55F4EE0D" w:rsidR="00C171E5" w:rsidRDefault="00F8518C" w:rsidP="00F8518C">
      <w:r>
        <w:t>NU25 kept the same cell arrangement as NU24’s Accumulator</w:t>
      </w:r>
      <w:r w:rsidR="009A3D2A">
        <w:t xml:space="preserve">. </w:t>
      </w:r>
      <w:r w:rsidR="003516FA">
        <w:t>I</w:t>
      </w:r>
      <w:r w:rsidR="009A3D2A">
        <w:t xml:space="preserve">mprovements </w:t>
      </w:r>
      <w:r w:rsidR="003516FA">
        <w:t xml:space="preserve">in weight </w:t>
      </w:r>
      <w:r w:rsidR="00CF139A">
        <w:t>reduction</w:t>
      </w:r>
      <w:r w:rsidR="006953EC">
        <w:t xml:space="preserve"> were </w:t>
      </w:r>
      <w:r w:rsidR="003516FA">
        <w:t xml:space="preserve">gained </w:t>
      </w:r>
      <w:r w:rsidR="00CF139A">
        <w:t>by changing</w:t>
      </w:r>
      <w:r w:rsidR="00C171E5">
        <w:t>:</w:t>
      </w:r>
    </w:p>
    <w:p w14:paraId="40DEA58C" w14:textId="15F7D5C1" w:rsidR="00C171E5" w:rsidRDefault="00C171E5" w:rsidP="001C17B8">
      <w:pPr>
        <w:pStyle w:val="ListParagraph"/>
        <w:numPr>
          <w:ilvl w:val="0"/>
          <w:numId w:val="15"/>
        </w:numPr>
      </w:pPr>
      <w:r>
        <w:t>Accumulator insulating material from FR4 to Nomex paper</w:t>
      </w:r>
    </w:p>
    <w:p w14:paraId="4B098323" w14:textId="4B86F522" w:rsidR="00C171E5" w:rsidRDefault="009F3268" w:rsidP="001C17B8">
      <w:pPr>
        <w:pStyle w:val="ListParagraph"/>
        <w:numPr>
          <w:ilvl w:val="0"/>
          <w:numId w:val="15"/>
        </w:numPr>
      </w:pPr>
      <w:r>
        <w:t>Top plate material from GPO3 to PEEK</w:t>
      </w:r>
    </w:p>
    <w:p w14:paraId="58C0896A" w14:textId="607CEFC0" w:rsidR="009F3268" w:rsidRDefault="009F3268" w:rsidP="001C17B8">
      <w:pPr>
        <w:pStyle w:val="ListParagraph"/>
        <w:numPr>
          <w:ilvl w:val="0"/>
          <w:numId w:val="15"/>
        </w:numPr>
      </w:pPr>
      <w:r>
        <w:t>Segment housing material from FR4 to</w:t>
      </w:r>
      <w:r w:rsidR="0037191E">
        <w:t xml:space="preserve"> a PC/ABS 3D printed material </w:t>
      </w:r>
    </w:p>
    <w:p w14:paraId="27CBA5EC" w14:textId="6EAE4382" w:rsidR="00F8518C" w:rsidRDefault="00A52892" w:rsidP="00F8518C">
      <w:r>
        <w:t>More information can be found in Ryan Bird’s FYP report</w:t>
      </w:r>
      <w:r w:rsidR="008F0473">
        <w:t xml:space="preserve"> </w:t>
      </w:r>
      <w:sdt>
        <w:sdtPr>
          <w:id w:val="-1609582214"/>
          <w:citation/>
        </w:sdtPr>
        <w:sdtContent>
          <w:r w:rsidR="008F0473">
            <w:fldChar w:fldCharType="begin"/>
          </w:r>
          <w:r w:rsidR="008F0473">
            <w:instrText xml:space="preserve"> CITATION RBi \l 3081 </w:instrText>
          </w:r>
          <w:r w:rsidR="008F0473">
            <w:fldChar w:fldCharType="separate"/>
          </w:r>
          <w:r w:rsidR="00886461" w:rsidRPr="00886461">
            <w:rPr>
              <w:noProof/>
            </w:rPr>
            <w:t>[8]</w:t>
          </w:r>
          <w:r w:rsidR="008F0473">
            <w:fldChar w:fldCharType="end"/>
          </w:r>
        </w:sdtContent>
      </w:sdt>
      <w:r w:rsidR="00AC5D82">
        <w:t>, available on the NU Team’s SharePoint.</w:t>
      </w:r>
      <w:r w:rsidR="009C59ED">
        <w:t xml:space="preserve"> Serviceability of the Accumulator also increased </w:t>
      </w:r>
      <w:r w:rsidR="002708DA">
        <w:t xml:space="preserve">with the implementation of the new PEEK top plate, due to a rearrangement of the components, allowing the Precharge Teensy 4.0 </w:t>
      </w:r>
      <w:r w:rsidR="00F44E4E">
        <w:t>programming port and the BMS wire harnesses to be in a more accessible location.</w:t>
      </w:r>
    </w:p>
    <w:p w14:paraId="0AC60DAE" w14:textId="5F4AFCEF" w:rsidR="0055743B" w:rsidRDefault="0089433B" w:rsidP="00F8518C">
      <w:pPr>
        <w:rPr>
          <w:color w:val="EE0000"/>
        </w:rPr>
      </w:pPr>
      <w:r w:rsidRPr="00B60AF4">
        <w:rPr>
          <w:color w:val="EE0000"/>
        </w:rPr>
        <w:t>*TODO: TWO PART IMAGE OF</w:t>
      </w:r>
      <w:r>
        <w:rPr>
          <w:color w:val="EE0000"/>
        </w:rPr>
        <w:t xml:space="preserve"> NU25</w:t>
      </w:r>
      <w:r w:rsidRPr="00B60AF4">
        <w:rPr>
          <w:color w:val="EE0000"/>
        </w:rPr>
        <w:t xml:space="preserve"> ACCU SHOWING SEGMENTS</w:t>
      </w:r>
      <w:r>
        <w:rPr>
          <w:color w:val="EE0000"/>
        </w:rPr>
        <w:t xml:space="preserve"> AND </w:t>
      </w:r>
      <w:r w:rsidRPr="00B60AF4">
        <w:rPr>
          <w:color w:val="EE0000"/>
        </w:rPr>
        <w:t>TOP PLATE</w:t>
      </w:r>
      <w:r>
        <w:rPr>
          <w:color w:val="EE0000"/>
        </w:rPr>
        <w:t xml:space="preserve"> CHANGES</w:t>
      </w:r>
      <w:r w:rsidRPr="00B60AF4">
        <w:rPr>
          <w:color w:val="EE0000"/>
        </w:rPr>
        <w:t>, ALL LABELLED*</w:t>
      </w:r>
    </w:p>
    <w:p w14:paraId="4D70110D" w14:textId="3B38D8DE" w:rsidR="0089433B" w:rsidRPr="0089433B" w:rsidRDefault="0055743B" w:rsidP="0055743B">
      <w:pPr>
        <w:spacing w:line="259" w:lineRule="auto"/>
        <w:jc w:val="left"/>
        <w:rPr>
          <w:color w:val="EE0000"/>
        </w:rPr>
      </w:pPr>
      <w:r>
        <w:rPr>
          <w:color w:val="EE0000"/>
        </w:rPr>
        <w:br w:type="page"/>
      </w:r>
    </w:p>
    <w:p w14:paraId="663CECA4" w14:textId="7807D107" w:rsidR="003634D9" w:rsidRDefault="003634D9" w:rsidP="003634D9">
      <w:pPr>
        <w:pStyle w:val="Heading2"/>
      </w:pPr>
      <w:bookmarkStart w:id="25" w:name="_Toc218885848"/>
      <w:r>
        <w:lastRenderedPageBreak/>
        <w:t>NU25 Low Voltage System</w:t>
      </w:r>
      <w:bookmarkEnd w:id="25"/>
    </w:p>
    <w:p w14:paraId="4A4F3242" w14:textId="77777777" w:rsidR="003634D9" w:rsidRDefault="003634D9" w:rsidP="003634D9">
      <w:pPr>
        <w:pStyle w:val="Heading3"/>
      </w:pPr>
      <w:bookmarkStart w:id="26" w:name="_Toc218885849"/>
      <w:r>
        <w:t>Low Voltage System</w:t>
      </w:r>
      <w:bookmarkEnd w:id="26"/>
    </w:p>
    <w:p w14:paraId="4C697522" w14:textId="27260BF2" w:rsidR="006D055D" w:rsidRDefault="006D055D" w:rsidP="006D055D">
      <w:r>
        <w:t xml:space="preserve">NU25’s LV system </w:t>
      </w:r>
      <w:r w:rsidR="002F3D04">
        <w:t>maintained the same 12 V nominal voltage</w:t>
      </w:r>
      <w:r w:rsidR="009D1ABC">
        <w:t xml:space="preserve"> battery and DCDC, with the same distributed topology of </w:t>
      </w:r>
      <w:r w:rsidR="002F3D04">
        <w:t xml:space="preserve">multiple individual nodes </w:t>
      </w:r>
      <w:r w:rsidR="0055743B">
        <w:t xml:space="preserve">using Teensy 4.0 microcontrollers. </w:t>
      </w:r>
      <w:r w:rsidR="00441E84">
        <w:t xml:space="preserve">These nodes </w:t>
      </w:r>
      <w:r w:rsidR="00435E3D">
        <w:t>maintained largely the same functionality, c</w:t>
      </w:r>
      <w:r w:rsidR="0055743B">
        <w:t>hanges</w:t>
      </w:r>
      <w:r w:rsidR="00435E3D">
        <w:t xml:space="preserve"> </w:t>
      </w:r>
      <w:r w:rsidR="0055743B">
        <w:t>include:</w:t>
      </w:r>
    </w:p>
    <w:p w14:paraId="0D146612" w14:textId="54FD0743" w:rsidR="0055743B" w:rsidRDefault="0055743B" w:rsidP="001C17B8">
      <w:pPr>
        <w:pStyle w:val="ListParagraph"/>
        <w:numPr>
          <w:ilvl w:val="0"/>
          <w:numId w:val="9"/>
        </w:numPr>
      </w:pPr>
      <w:r w:rsidRPr="00195191">
        <w:t xml:space="preserve">The Pedal Electronic Node (PEN): </w:t>
      </w:r>
      <w:r w:rsidR="00441E84">
        <w:t xml:space="preserve">Rearrangement </w:t>
      </w:r>
      <w:r w:rsidR="005E01E2">
        <w:t xml:space="preserve">of </w:t>
      </w:r>
      <w:r w:rsidR="002D796A">
        <w:t>components</w:t>
      </w:r>
      <w:r w:rsidR="005E01E2">
        <w:t>,</w:t>
      </w:r>
      <w:r w:rsidR="00CD2D43">
        <w:t xml:space="preserve"> increasing fault finding ability</w:t>
      </w:r>
      <w:r w:rsidR="005E01E2">
        <w:t xml:space="preserve"> </w:t>
      </w:r>
      <w:r w:rsidR="002D796A">
        <w:t xml:space="preserve">when </w:t>
      </w:r>
      <w:r w:rsidR="005E01E2">
        <w:t xml:space="preserve">bench </w:t>
      </w:r>
      <w:r w:rsidR="002D796A">
        <w:t xml:space="preserve">testing </w:t>
      </w:r>
      <w:r w:rsidR="005E01E2">
        <w:t xml:space="preserve">and </w:t>
      </w:r>
      <w:r w:rsidR="00E328D7">
        <w:t>suppressing potential noise on sensor inputs</w:t>
      </w:r>
      <w:r w:rsidR="00532F75">
        <w:t>. Work was conducted by Jayson Mills, more information can be found in his ENGG3200 report</w:t>
      </w:r>
      <w:r w:rsidR="00AC3411">
        <w:t xml:space="preserve"> </w:t>
      </w:r>
      <w:sdt>
        <w:sdtPr>
          <w:id w:val="2043320567"/>
          <w:citation/>
        </w:sdtPr>
        <w:sdtContent>
          <w:r w:rsidR="00AC3411">
            <w:fldChar w:fldCharType="begin"/>
          </w:r>
          <w:r w:rsidR="00AC3411">
            <w:instrText xml:space="preserve"> CITATION JMi25 \l 3081 </w:instrText>
          </w:r>
          <w:r w:rsidR="00AC3411">
            <w:fldChar w:fldCharType="separate"/>
          </w:r>
          <w:r w:rsidR="00886461" w:rsidRPr="00886461">
            <w:rPr>
              <w:noProof/>
            </w:rPr>
            <w:t>[9]</w:t>
          </w:r>
          <w:r w:rsidR="00AC3411">
            <w:fldChar w:fldCharType="end"/>
          </w:r>
        </w:sdtContent>
      </w:sdt>
      <w:r w:rsidR="00AC5D82">
        <w:t>, available on the NU Team’s SharePoint</w:t>
      </w:r>
      <w:r w:rsidR="00532F75">
        <w:t>.</w:t>
      </w:r>
    </w:p>
    <w:p w14:paraId="629C70B7" w14:textId="566F1719" w:rsidR="0055743B" w:rsidRDefault="0055743B" w:rsidP="001C17B8">
      <w:pPr>
        <w:pStyle w:val="ListParagraph"/>
        <w:numPr>
          <w:ilvl w:val="0"/>
          <w:numId w:val="9"/>
        </w:numPr>
      </w:pPr>
      <w:r w:rsidRPr="00195191">
        <w:t>The Dash Electronic Node (DEN):</w:t>
      </w:r>
      <w:r w:rsidR="00532F75">
        <w:t xml:space="preserve"> </w:t>
      </w:r>
      <w:r w:rsidR="0039718E">
        <w:t>No changes</w:t>
      </w:r>
      <w:r w:rsidRPr="00195191">
        <w:t>.</w:t>
      </w:r>
    </w:p>
    <w:p w14:paraId="269D14D1" w14:textId="05160306" w:rsidR="0055743B" w:rsidRDefault="0055743B" w:rsidP="001C17B8">
      <w:pPr>
        <w:pStyle w:val="ListParagraph"/>
        <w:numPr>
          <w:ilvl w:val="0"/>
          <w:numId w:val="9"/>
        </w:numPr>
      </w:pPr>
      <w:r w:rsidRPr="00195191">
        <w:t>The Central Electronic Node (CEN):</w:t>
      </w:r>
      <w:r w:rsidR="0039718E">
        <w:t xml:space="preserve"> Changed mounting location to be opposite the Human Interface Panel (HIP)</w:t>
      </w:r>
      <w:r w:rsidR="00C928DA">
        <w:t xml:space="preserve"> on the chassis. This</w:t>
      </w:r>
      <w:r w:rsidR="00AB5653">
        <w:t xml:space="preserve"> </w:t>
      </w:r>
      <w:r w:rsidR="00434482">
        <w:t>significantly</w:t>
      </w:r>
      <w:r w:rsidR="00AB5653">
        <w:t xml:space="preserve"> increas</w:t>
      </w:r>
      <w:r w:rsidR="00C928DA">
        <w:t>ed the</w:t>
      </w:r>
      <w:r w:rsidR="00AB5653">
        <w:t xml:space="preserve"> serviceability of the </w:t>
      </w:r>
      <w:r w:rsidR="00173B40">
        <w:t>node and</w:t>
      </w:r>
      <w:r w:rsidR="00AB5653">
        <w:t xml:space="preserve"> </w:t>
      </w:r>
      <w:r w:rsidR="00CD5A79">
        <w:t>mov</w:t>
      </w:r>
      <w:r w:rsidR="00C928DA">
        <w:t>ed</w:t>
      </w:r>
      <w:r w:rsidR="00CD5A79">
        <w:t xml:space="preserve"> it away from the high switching noise </w:t>
      </w:r>
      <w:r w:rsidR="00C928DA">
        <w:t>of</w:t>
      </w:r>
      <w:r w:rsidR="00CD5A79">
        <w:t xml:space="preserve"> the inverter and DCDC</w:t>
      </w:r>
      <w:r w:rsidRPr="00195191">
        <w:t>.</w:t>
      </w:r>
      <w:r w:rsidR="00CC7579">
        <w:t xml:space="preserve"> Work was conducted by </w:t>
      </w:r>
      <w:commentRangeStart w:id="27"/>
      <w:commentRangeStart w:id="28"/>
      <w:r w:rsidR="00CC7579">
        <w:t>Zak Lobko</w:t>
      </w:r>
      <w:commentRangeEnd w:id="27"/>
      <w:r>
        <w:rPr>
          <w:rStyle w:val="CommentReference"/>
          <w:sz w:val="22"/>
          <w:szCs w:val="22"/>
        </w:rPr>
        <w:commentReference w:id="27"/>
      </w:r>
      <w:commentRangeEnd w:id="28"/>
      <w:r w:rsidR="006953EC">
        <w:rPr>
          <w:rStyle w:val="CommentReference"/>
          <w:sz w:val="22"/>
          <w:szCs w:val="22"/>
        </w:rPr>
        <w:commentReference w:id="28"/>
      </w:r>
      <w:r w:rsidR="00CC7579">
        <w:t>, more information can be found in his ENGG3200 report</w:t>
      </w:r>
      <w:r w:rsidR="00AC3411">
        <w:t xml:space="preserve"> </w:t>
      </w:r>
      <w:sdt>
        <w:sdtPr>
          <w:id w:val="-374466056"/>
          <w:citation/>
        </w:sdtPr>
        <w:sdtContent>
          <w:r w:rsidR="00AC3411">
            <w:fldChar w:fldCharType="begin"/>
          </w:r>
          <w:r w:rsidR="00AC3411">
            <w:instrText xml:space="preserve"> CITATION ZLo25 \l 3081 </w:instrText>
          </w:r>
          <w:r w:rsidR="00AC3411">
            <w:fldChar w:fldCharType="separate"/>
          </w:r>
          <w:r w:rsidR="00886461" w:rsidRPr="00886461">
            <w:rPr>
              <w:noProof/>
            </w:rPr>
            <w:t>[10]</w:t>
          </w:r>
          <w:r w:rsidR="00AC3411">
            <w:fldChar w:fldCharType="end"/>
          </w:r>
        </w:sdtContent>
      </w:sdt>
      <w:r w:rsidR="00AC5D82">
        <w:t>, available on the NU Team’s SharePoint.</w:t>
      </w:r>
    </w:p>
    <w:p w14:paraId="733464D3" w14:textId="7309299A" w:rsidR="0055743B" w:rsidRDefault="0055743B" w:rsidP="001C17B8">
      <w:pPr>
        <w:pStyle w:val="ListParagraph"/>
        <w:numPr>
          <w:ilvl w:val="0"/>
          <w:numId w:val="9"/>
        </w:numPr>
      </w:pPr>
      <w:r w:rsidRPr="00195191">
        <w:t xml:space="preserve">The Human Interface Panel (HIP): </w:t>
      </w:r>
      <w:r w:rsidR="00986FCD">
        <w:t xml:space="preserve">Saw </w:t>
      </w:r>
      <w:r w:rsidR="0035455B">
        <w:t>improvements to reliability and rules compliance.</w:t>
      </w:r>
      <w:r w:rsidR="00E56D01">
        <w:t xml:space="preserve"> </w:t>
      </w:r>
      <w:r w:rsidR="0035455B">
        <w:t xml:space="preserve">Higher quality </w:t>
      </w:r>
      <w:r w:rsidR="00E56D01">
        <w:t>switch</w:t>
      </w:r>
      <w:r w:rsidR="0035455B">
        <w:t xml:space="preserve">es were </w:t>
      </w:r>
      <w:r w:rsidR="00E56D01">
        <w:t xml:space="preserve">used for the </w:t>
      </w:r>
      <w:r w:rsidR="00986FCD">
        <w:t>Grounded Low Voltage (GLV) and Tractive System (TS) master switches</w:t>
      </w:r>
      <w:r w:rsidR="0035455B">
        <w:t xml:space="preserve">. Different HV connectors </w:t>
      </w:r>
      <w:r w:rsidR="0070544F">
        <w:t>with dedicated interlock contacts were used, as well as other component changes. Work was conducted by Mia Cosentino</w:t>
      </w:r>
      <w:r w:rsidR="00EA00D7">
        <w:t>, more information can be found in her ENGG3200 report</w:t>
      </w:r>
      <w:r w:rsidR="00AC3411">
        <w:t xml:space="preserve"> </w:t>
      </w:r>
      <w:sdt>
        <w:sdtPr>
          <w:id w:val="-1379548994"/>
          <w:citation/>
        </w:sdtPr>
        <w:sdtContent>
          <w:r w:rsidR="00AC3411">
            <w:fldChar w:fldCharType="begin"/>
          </w:r>
          <w:r w:rsidR="00AC3411">
            <w:instrText xml:space="preserve"> CITATION MCo25 \l 3081 </w:instrText>
          </w:r>
          <w:r w:rsidR="00AC3411">
            <w:fldChar w:fldCharType="separate"/>
          </w:r>
          <w:r w:rsidR="00886461" w:rsidRPr="00886461">
            <w:rPr>
              <w:noProof/>
            </w:rPr>
            <w:t>[11]</w:t>
          </w:r>
          <w:r w:rsidR="00AC3411">
            <w:fldChar w:fldCharType="end"/>
          </w:r>
        </w:sdtContent>
      </w:sdt>
      <w:r w:rsidR="00AC5D82">
        <w:t>, available on the NU Team’s SharePoint.</w:t>
      </w:r>
    </w:p>
    <w:p w14:paraId="5BB379A4" w14:textId="5512B959" w:rsidR="00556B4C" w:rsidRDefault="0055743B" w:rsidP="001C17B8">
      <w:pPr>
        <w:pStyle w:val="ListParagraph"/>
        <w:numPr>
          <w:ilvl w:val="0"/>
          <w:numId w:val="9"/>
        </w:numPr>
      </w:pPr>
      <w:r w:rsidRPr="00195191">
        <w:t xml:space="preserve">Low Voltage Distribution (LVD): </w:t>
      </w:r>
      <w:r w:rsidR="00434482">
        <w:t>Saw improvements to both reliability and serviceability. By implementing</w:t>
      </w:r>
      <w:r w:rsidR="009405E3">
        <w:t xml:space="preserve"> a double switching MOSFET circuit from the NU Teams Standard Circuits,</w:t>
      </w:r>
      <w:r w:rsidR="002D2F20">
        <w:t xml:space="preserve"> previous cooling concerns of the </w:t>
      </w:r>
      <w:r w:rsidR="00F30072">
        <w:t xml:space="preserve">board were </w:t>
      </w:r>
      <w:r w:rsidR="002D2F20">
        <w:t xml:space="preserve">completely negated. </w:t>
      </w:r>
      <w:r w:rsidR="0012449C">
        <w:t>NU24’s LVD had a large 24 pin MOLEX connector to interface with the Precharge, Isolation Relays, BMS and IMD</w:t>
      </w:r>
      <w:r w:rsidR="00447529">
        <w:t xml:space="preserve">, it effectively reduced the part count of the board but over time the connector became </w:t>
      </w:r>
      <w:r w:rsidR="00E73EE1">
        <w:t>harder</w:t>
      </w:r>
      <w:r w:rsidR="00447529">
        <w:t xml:space="preserve"> to disconnect from the board</w:t>
      </w:r>
      <w:r w:rsidR="00073888">
        <w:t xml:space="preserve">, which significantly impacted the </w:t>
      </w:r>
      <w:r w:rsidR="00E73EE1">
        <w:t>serviceability</w:t>
      </w:r>
      <w:r w:rsidR="00447529">
        <w:t xml:space="preserve"> of the Accumulator</w:t>
      </w:r>
      <w:r w:rsidR="00E73EE1">
        <w:t xml:space="preserve">. This </w:t>
      </w:r>
      <w:r w:rsidR="001207F6">
        <w:t xml:space="preserve">was replaced with a dedicated MOLEX connector for each interface (Precharge, BMS, etc), </w:t>
      </w:r>
      <w:r w:rsidR="00F30072">
        <w:t>m</w:t>
      </w:r>
      <w:r w:rsidR="00F352F1">
        <w:t xml:space="preserve">inimising the time it took to service the Accumulator. Work was conducted by Oscar Rudman, </w:t>
      </w:r>
      <w:r w:rsidR="005C113C">
        <w:t>more information can be found in his FYP report</w:t>
      </w:r>
      <w:r w:rsidR="00AC3411">
        <w:t xml:space="preserve"> </w:t>
      </w:r>
      <w:sdt>
        <w:sdtPr>
          <w:id w:val="1243143288"/>
          <w:citation/>
        </w:sdtPr>
        <w:sdtContent>
          <w:r w:rsidR="005266A5">
            <w:fldChar w:fldCharType="begin"/>
          </w:r>
          <w:r w:rsidR="005266A5">
            <w:instrText xml:space="preserve"> CITATION ORu \l 3081 </w:instrText>
          </w:r>
          <w:r w:rsidR="005266A5">
            <w:fldChar w:fldCharType="separate"/>
          </w:r>
          <w:r w:rsidR="00886461" w:rsidRPr="00886461">
            <w:rPr>
              <w:noProof/>
            </w:rPr>
            <w:t>[12]</w:t>
          </w:r>
          <w:r w:rsidR="005266A5">
            <w:fldChar w:fldCharType="end"/>
          </w:r>
        </w:sdtContent>
      </w:sdt>
      <w:r w:rsidR="00AC5D82">
        <w:t>, available on the NU Team’s SharePoint.</w:t>
      </w:r>
    </w:p>
    <w:p w14:paraId="20778FAB" w14:textId="39939ED4" w:rsidR="0055743B" w:rsidRPr="006D055D" w:rsidRDefault="00556B4C" w:rsidP="00556B4C">
      <w:pPr>
        <w:spacing w:line="259" w:lineRule="auto"/>
        <w:jc w:val="left"/>
      </w:pPr>
      <w:r>
        <w:br w:type="page"/>
      </w:r>
    </w:p>
    <w:p w14:paraId="5B47F048" w14:textId="77777777" w:rsidR="003634D9" w:rsidRDefault="003634D9" w:rsidP="003634D9">
      <w:pPr>
        <w:pStyle w:val="Heading3"/>
      </w:pPr>
      <w:bookmarkStart w:id="29" w:name="_Toc218885850"/>
      <w:r>
        <w:lastRenderedPageBreak/>
        <w:t>Shutdown System</w:t>
      </w:r>
      <w:bookmarkEnd w:id="29"/>
    </w:p>
    <w:p w14:paraId="3BA10369" w14:textId="11B4D6C2" w:rsidR="00556B4C" w:rsidRPr="00556B4C" w:rsidRDefault="00794F29" w:rsidP="00556B4C">
      <w:r>
        <w:t xml:space="preserve">NU25 kept </w:t>
      </w:r>
      <w:r w:rsidR="00066295">
        <w:t>a s</w:t>
      </w:r>
      <w:r w:rsidR="008C6D38">
        <w:t>imilar shutdown circuit to NU24. Notable changes being the increased number of interlocks on the HIP with the introduction of HV connectors with dedicated interlock lines</w:t>
      </w:r>
      <w:r w:rsidR="00FD65B5">
        <w:t>, as well as moving the interpose relay from the LVD to the CEN</w:t>
      </w:r>
      <w:r w:rsidR="00275A52">
        <w:t xml:space="preserve">, making it more accessible. Depicted in </w:t>
      </w:r>
      <w:r w:rsidR="00275A52">
        <w:fldChar w:fldCharType="begin"/>
      </w:r>
      <w:r w:rsidR="00275A52">
        <w:instrText xml:space="preserve"> REF _Ref218266536 \h </w:instrText>
      </w:r>
      <w:r w:rsidR="00275A52">
        <w:fldChar w:fldCharType="separate"/>
      </w:r>
      <w:r w:rsidR="00886461">
        <w:t xml:space="preserve">Figure </w:t>
      </w:r>
      <w:r w:rsidR="00886461">
        <w:rPr>
          <w:noProof/>
        </w:rPr>
        <w:t>4</w:t>
      </w:r>
      <w:r w:rsidR="00886461">
        <w:t>. NU25 Shutdown Circuit</w:t>
      </w:r>
      <w:r w:rsidR="00275A52">
        <w:fldChar w:fldCharType="end"/>
      </w:r>
      <w:r w:rsidR="001D77B5">
        <w:t xml:space="preserve">. A high-resolution version can be found on the NU Teams SharePoint, Racing-NU25 Github Repository, and in </w:t>
      </w:r>
      <w:r w:rsidR="001D77B5">
        <w:fldChar w:fldCharType="begin"/>
      </w:r>
      <w:r w:rsidR="001D77B5">
        <w:instrText xml:space="preserve"> REF _Ref218267576 \h </w:instrText>
      </w:r>
      <w:r w:rsidR="001D77B5">
        <w:fldChar w:fldCharType="separate"/>
      </w:r>
      <w:r w:rsidR="00886461">
        <w:t>Appendix B - NU25 Shutdown Circuit</w:t>
      </w:r>
      <w:r w:rsidR="001D77B5">
        <w:fldChar w:fldCharType="end"/>
      </w:r>
      <w:r w:rsidR="001D77B5">
        <w:t>.</w:t>
      </w:r>
    </w:p>
    <w:p w14:paraId="394CF826" w14:textId="77777777" w:rsidR="00275A52" w:rsidRDefault="00556B4C" w:rsidP="00275A52">
      <w:pPr>
        <w:keepNext/>
        <w:jc w:val="center"/>
      </w:pPr>
      <w:r w:rsidRPr="00556B4C">
        <w:rPr>
          <w:noProof/>
        </w:rPr>
        <w:drawing>
          <wp:inline distT="0" distB="0" distL="0" distR="0" wp14:anchorId="04A45C56" wp14:editId="0CC59AE3">
            <wp:extent cx="5731510" cy="3534410"/>
            <wp:effectExtent l="0" t="0" r="2540" b="8890"/>
            <wp:docPr id="20333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17675" name=""/>
                    <pic:cNvPicPr/>
                  </pic:nvPicPr>
                  <pic:blipFill>
                    <a:blip r:embed="rId27"/>
                    <a:stretch>
                      <a:fillRect/>
                    </a:stretch>
                  </pic:blipFill>
                  <pic:spPr>
                    <a:xfrm>
                      <a:off x="0" y="0"/>
                      <a:ext cx="5731510" cy="3534410"/>
                    </a:xfrm>
                    <a:prstGeom prst="rect">
                      <a:avLst/>
                    </a:prstGeom>
                  </pic:spPr>
                </pic:pic>
              </a:graphicData>
            </a:graphic>
          </wp:inline>
        </w:drawing>
      </w:r>
    </w:p>
    <w:p w14:paraId="0E717772" w14:textId="4013C4F6" w:rsidR="005C113C" w:rsidRPr="005C113C" w:rsidRDefault="00275A52" w:rsidP="00275A52">
      <w:pPr>
        <w:pStyle w:val="Caption"/>
        <w:jc w:val="center"/>
      </w:pPr>
      <w:bookmarkStart w:id="30" w:name="_Ref218266536"/>
      <w:bookmarkStart w:id="31" w:name="_Toc218885955"/>
      <w:r>
        <w:t xml:space="preserve">Figure </w:t>
      </w:r>
      <w:fldSimple w:instr=" SEQ Figure \* ARABIC ">
        <w:r w:rsidR="00886461">
          <w:rPr>
            <w:noProof/>
          </w:rPr>
          <w:t>4</w:t>
        </w:r>
      </w:fldSimple>
      <w:r>
        <w:t>. NU25 Shutdown Circuit</w:t>
      </w:r>
      <w:bookmarkEnd w:id="30"/>
      <w:bookmarkEnd w:id="31"/>
    </w:p>
    <w:p w14:paraId="71D9DFFB" w14:textId="77777777" w:rsidR="003634D9" w:rsidRDefault="003634D9" w:rsidP="003634D9">
      <w:pPr>
        <w:pStyle w:val="Heading3"/>
      </w:pPr>
      <w:bookmarkStart w:id="32" w:name="_Toc218885851"/>
      <w:r>
        <w:t>Live Telemetry</w:t>
      </w:r>
      <w:bookmarkEnd w:id="32"/>
    </w:p>
    <w:p w14:paraId="76D51D9C" w14:textId="77777777" w:rsidR="00AB56C6" w:rsidRDefault="00940FC6" w:rsidP="00BA5873">
      <w:pPr>
        <w:spacing w:line="259" w:lineRule="auto"/>
        <w:jc w:val="left"/>
      </w:pPr>
      <w:r>
        <w:t xml:space="preserve">Due to the high reliability and robustness of NU24’s live telemetry system, </w:t>
      </w:r>
      <w:r w:rsidR="006F2793">
        <w:t xml:space="preserve">NU25 saw no changes to it. </w:t>
      </w:r>
    </w:p>
    <w:p w14:paraId="571414BA" w14:textId="5E54F973" w:rsidR="001378EC" w:rsidRDefault="00AB56C6" w:rsidP="00BA5873">
      <w:pPr>
        <w:spacing w:line="259" w:lineRule="auto"/>
        <w:jc w:val="left"/>
      </w:pPr>
      <w:r>
        <w:t xml:space="preserve">The only </w:t>
      </w:r>
      <w:r w:rsidR="00CB3D1B">
        <w:t>drawback</w:t>
      </w:r>
      <w:r>
        <w:t xml:space="preserve"> to the current solution is that there is a large learning curve to using the proprietary software </w:t>
      </w:r>
      <w:r w:rsidR="00E82CE4">
        <w:t xml:space="preserve">required. Thus, a Zero-To-Hero style document was created by the author, with contributions from Jayson Mills, </w:t>
      </w:r>
      <w:r w:rsidR="002D4D3D">
        <w:t>to aid in learning the software. It can be found in SharePoint called ‘</w:t>
      </w:r>
      <w:r w:rsidR="009870F4">
        <w:t>MoTeC Zero-To-Hero’</w:t>
      </w:r>
      <w:r w:rsidR="00B338F5">
        <w:t>, as well as in the Appendix of this report</w:t>
      </w:r>
      <w:r w:rsidR="009870F4">
        <w:t xml:space="preserve">. </w:t>
      </w:r>
      <w:r w:rsidR="00213F91">
        <w:t xml:space="preserve">At the time of writing it has yet to be finished, readers </w:t>
      </w:r>
      <w:r w:rsidR="00B338F5">
        <w:t xml:space="preserve">who are interested are </w:t>
      </w:r>
      <w:r w:rsidR="001378EC">
        <w:t xml:space="preserve">encouraged to </w:t>
      </w:r>
      <w:r w:rsidR="00213F91">
        <w:t>contribute</w:t>
      </w:r>
      <w:r w:rsidR="001378EC">
        <w:t xml:space="preserve"> to the Zero-To-Hero</w:t>
      </w:r>
      <w:r w:rsidR="00213F91">
        <w:t>.</w:t>
      </w:r>
    </w:p>
    <w:p w14:paraId="0AA57459" w14:textId="4D3850AD" w:rsidR="003634D9" w:rsidRPr="003634D9" w:rsidRDefault="001378EC" w:rsidP="00BA5873">
      <w:pPr>
        <w:spacing w:line="259" w:lineRule="auto"/>
        <w:jc w:val="left"/>
      </w:pPr>
      <w:r>
        <w:rPr>
          <w:color w:val="EE0000"/>
        </w:rPr>
        <w:t>*TODO: ADD MOTEC ZERO TO HERO TO APPENDIX, AND TRY AND FINISH IT AND UPDATE ABOVE TEXT*</w:t>
      </w:r>
      <w:r w:rsidR="00BA5873">
        <w:br w:type="page"/>
      </w:r>
    </w:p>
    <w:p w14:paraId="2EDCA06F" w14:textId="3A32B35A" w:rsidR="003F1607" w:rsidRDefault="003F1607" w:rsidP="003F1607">
      <w:pPr>
        <w:pStyle w:val="Heading1"/>
      </w:pPr>
      <w:bookmarkStart w:id="33" w:name="_Toc218885852"/>
      <w:r>
        <w:lastRenderedPageBreak/>
        <w:t>Project Scope and Objectives</w:t>
      </w:r>
      <w:bookmarkEnd w:id="33"/>
    </w:p>
    <w:p w14:paraId="56518B91" w14:textId="77777777" w:rsidR="00055FCD" w:rsidRDefault="00055FCD" w:rsidP="00055FCD">
      <w:pPr>
        <w:pStyle w:val="Heading2"/>
      </w:pPr>
      <w:bookmarkStart w:id="34" w:name="_Toc218885853"/>
      <w:r w:rsidRPr="00055FCD">
        <w:t>Original Project Scope</w:t>
      </w:r>
      <w:bookmarkEnd w:id="34"/>
    </w:p>
    <w:p w14:paraId="79E4D497" w14:textId="01FC7091" w:rsidR="003070A3" w:rsidRDefault="00A378B7" w:rsidP="00055FCD">
      <w:r>
        <w:t xml:space="preserve">After the role began </w:t>
      </w:r>
      <w:r w:rsidR="00331FB1">
        <w:t>halfway</w:t>
      </w:r>
      <w:r>
        <w:t xml:space="preserve"> through 2023, the Mechatronic Department Lead Engineer</w:t>
      </w:r>
      <w:r w:rsidR="00331FB1">
        <w:t xml:space="preserve"> role</w:t>
      </w:r>
      <w:r>
        <w:t xml:space="preserve"> has had </w:t>
      </w:r>
      <w:r w:rsidR="00331FB1">
        <w:t xml:space="preserve">time to develop and evolve into what it is today. Due to this, the original scope set at the beginning of 2025 </w:t>
      </w:r>
      <w:r w:rsidR="00FD4872">
        <w:t xml:space="preserve">for the author did not change much during the year. Just the wording and definitions </w:t>
      </w:r>
      <w:r w:rsidR="003070A3">
        <w:t xml:space="preserve">required to encapsulate the work done in this role </w:t>
      </w:r>
      <w:r w:rsidR="002B6870">
        <w:t>were e</w:t>
      </w:r>
      <w:r w:rsidR="003070A3">
        <w:t>dited and revised during the year.</w:t>
      </w:r>
    </w:p>
    <w:p w14:paraId="1B2BEF0B" w14:textId="796D65FE" w:rsidR="005C2D39" w:rsidRDefault="005C2D39" w:rsidP="00055FCD">
      <w:r>
        <w:t xml:space="preserve">The </w:t>
      </w:r>
      <w:r w:rsidR="00610F7A">
        <w:t>scope of work was set out as:</w:t>
      </w:r>
    </w:p>
    <w:p w14:paraId="1D0F9FEC" w14:textId="7782F196" w:rsidR="00B11247" w:rsidRDefault="00B11247" w:rsidP="001C17B8">
      <w:pPr>
        <w:pStyle w:val="ListParagraph"/>
        <w:numPr>
          <w:ilvl w:val="0"/>
          <w:numId w:val="10"/>
        </w:numPr>
        <w:spacing w:line="257" w:lineRule="auto"/>
        <w:jc w:val="left"/>
      </w:pPr>
      <w:r>
        <w:t>Working with the</w:t>
      </w:r>
      <w:r w:rsidR="002B6870">
        <w:t xml:space="preserve"> constraints set</w:t>
      </w:r>
      <w:r>
        <w:t xml:space="preserve"> by the Team Leader and Chief Engineer</w:t>
      </w:r>
    </w:p>
    <w:p w14:paraId="7B76F387" w14:textId="77777777" w:rsidR="00B11247" w:rsidRDefault="00B11247" w:rsidP="001C17B8">
      <w:pPr>
        <w:pStyle w:val="ListParagraph"/>
        <w:numPr>
          <w:ilvl w:val="0"/>
          <w:numId w:val="10"/>
        </w:numPr>
        <w:spacing w:line="257" w:lineRule="auto"/>
        <w:jc w:val="left"/>
      </w:pPr>
      <w:r>
        <w:t>Working with the Mechanical Department Lead</w:t>
      </w:r>
    </w:p>
    <w:p w14:paraId="1D69773C" w14:textId="77777777" w:rsidR="00B11247" w:rsidRDefault="00B11247" w:rsidP="001C17B8">
      <w:pPr>
        <w:pStyle w:val="ListParagraph"/>
        <w:numPr>
          <w:ilvl w:val="0"/>
          <w:numId w:val="10"/>
        </w:numPr>
        <w:spacing w:line="257" w:lineRule="auto"/>
        <w:jc w:val="left"/>
      </w:pPr>
      <w:r>
        <w:t>Participating and/or leading Industry Partner Visits</w:t>
      </w:r>
    </w:p>
    <w:p w14:paraId="11EE2C3B" w14:textId="4287D6D8" w:rsidR="00F91BBD" w:rsidRDefault="00F91BBD" w:rsidP="001C17B8">
      <w:pPr>
        <w:pStyle w:val="ListParagraph"/>
        <w:numPr>
          <w:ilvl w:val="0"/>
          <w:numId w:val="10"/>
        </w:numPr>
        <w:spacing w:line="257" w:lineRule="auto"/>
        <w:jc w:val="left"/>
      </w:pPr>
      <w:r>
        <w:t>The delegation and management of mechatronic scopes and projects in collaboration with Team Lead</w:t>
      </w:r>
    </w:p>
    <w:p w14:paraId="79238BC7" w14:textId="77777777" w:rsidR="00F91BBD" w:rsidRDefault="00F91BBD" w:rsidP="001C17B8">
      <w:pPr>
        <w:pStyle w:val="ListParagraph"/>
        <w:numPr>
          <w:ilvl w:val="0"/>
          <w:numId w:val="10"/>
        </w:numPr>
        <w:spacing w:line="257" w:lineRule="auto"/>
        <w:jc w:val="left"/>
      </w:pPr>
      <w:r>
        <w:t>The Mechatronic Budget</w:t>
      </w:r>
    </w:p>
    <w:p w14:paraId="63B641E9" w14:textId="77777777" w:rsidR="00F91BBD" w:rsidRDefault="00F91BBD" w:rsidP="001C17B8">
      <w:pPr>
        <w:pStyle w:val="ListParagraph"/>
        <w:numPr>
          <w:ilvl w:val="0"/>
          <w:numId w:val="10"/>
        </w:numPr>
        <w:spacing w:line="257" w:lineRule="auto"/>
        <w:jc w:val="left"/>
      </w:pPr>
      <w:r>
        <w:t>All the mechatronic components used in the team</w:t>
      </w:r>
    </w:p>
    <w:p w14:paraId="620B61C8" w14:textId="77777777" w:rsidR="00F91BBD" w:rsidRDefault="00F91BBD" w:rsidP="001C17B8">
      <w:pPr>
        <w:pStyle w:val="ListParagraph"/>
        <w:numPr>
          <w:ilvl w:val="0"/>
          <w:numId w:val="10"/>
        </w:numPr>
        <w:spacing w:line="257" w:lineRule="auto"/>
        <w:jc w:val="left"/>
      </w:pPr>
      <w:r>
        <w:t>Competition documents (ESF, ESO/ESA)</w:t>
      </w:r>
    </w:p>
    <w:p w14:paraId="69B32333" w14:textId="77777777" w:rsidR="00F91BBD" w:rsidRDefault="00F91BBD" w:rsidP="001C17B8">
      <w:pPr>
        <w:pStyle w:val="ListParagraph"/>
        <w:numPr>
          <w:ilvl w:val="0"/>
          <w:numId w:val="10"/>
        </w:numPr>
        <w:spacing w:line="257" w:lineRule="auto"/>
        <w:jc w:val="left"/>
      </w:pPr>
      <w:r>
        <w:t>The mechatronic aspects of the Cost Report, Design Event and Technical Inspection</w:t>
      </w:r>
    </w:p>
    <w:p w14:paraId="185A4ACC" w14:textId="77777777" w:rsidR="00F91BBD" w:rsidRDefault="00F91BBD" w:rsidP="001C17B8">
      <w:pPr>
        <w:pStyle w:val="ListParagraph"/>
        <w:numPr>
          <w:ilvl w:val="0"/>
          <w:numId w:val="10"/>
        </w:numPr>
        <w:spacing w:line="257" w:lineRule="auto"/>
        <w:jc w:val="left"/>
      </w:pPr>
      <w:r>
        <w:t>Regular Track Day Attendance</w:t>
      </w:r>
    </w:p>
    <w:p w14:paraId="5AF443D5" w14:textId="77777777" w:rsidR="00F91BBD" w:rsidRDefault="00F91BBD" w:rsidP="001C17B8">
      <w:pPr>
        <w:pStyle w:val="ListParagraph"/>
        <w:numPr>
          <w:ilvl w:val="0"/>
          <w:numId w:val="10"/>
        </w:numPr>
        <w:spacing w:line="257" w:lineRule="auto"/>
        <w:jc w:val="left"/>
      </w:pPr>
      <w:r>
        <w:t>Mechatronic Testing</w:t>
      </w:r>
    </w:p>
    <w:p w14:paraId="67DB2668" w14:textId="77777777" w:rsidR="00F91BBD" w:rsidRDefault="00F91BBD" w:rsidP="001C17B8">
      <w:pPr>
        <w:pStyle w:val="ListParagraph"/>
        <w:numPr>
          <w:ilvl w:val="0"/>
          <w:numId w:val="10"/>
        </w:numPr>
        <w:spacing w:line="257" w:lineRule="auto"/>
        <w:jc w:val="left"/>
      </w:pPr>
      <w:r>
        <w:t>Management of NU Racing stock count</w:t>
      </w:r>
    </w:p>
    <w:p w14:paraId="5D5D506D" w14:textId="77777777" w:rsidR="00F91BBD" w:rsidRPr="00F13092" w:rsidRDefault="00F91BBD" w:rsidP="001C17B8">
      <w:pPr>
        <w:pStyle w:val="ListParagraph"/>
        <w:numPr>
          <w:ilvl w:val="0"/>
          <w:numId w:val="10"/>
        </w:numPr>
        <w:spacing w:line="257" w:lineRule="auto"/>
        <w:jc w:val="left"/>
      </w:pPr>
      <w:r>
        <w:t>Mechatronic Performance at Competition</w:t>
      </w:r>
    </w:p>
    <w:p w14:paraId="06E5D29F" w14:textId="78AACE95" w:rsidR="00610F7A" w:rsidRDefault="00F91BBD" w:rsidP="001C17B8">
      <w:pPr>
        <w:pStyle w:val="ListParagraph"/>
        <w:numPr>
          <w:ilvl w:val="0"/>
          <w:numId w:val="10"/>
        </w:numPr>
        <w:spacing w:line="257" w:lineRule="auto"/>
        <w:jc w:val="left"/>
      </w:pPr>
      <w:r>
        <w:t>Mechatronic Safety at Competition</w:t>
      </w:r>
    </w:p>
    <w:p w14:paraId="2FF995B7" w14:textId="3FBAF836" w:rsidR="001E3755" w:rsidRDefault="001E3755" w:rsidP="001E3755">
      <w:pPr>
        <w:spacing w:line="257" w:lineRule="auto"/>
        <w:jc w:val="left"/>
      </w:pPr>
      <w:r>
        <w:t>Additions to scope of work</w:t>
      </w:r>
    </w:p>
    <w:p w14:paraId="4A894D02" w14:textId="522ACEB2" w:rsidR="00642443" w:rsidRDefault="00642443" w:rsidP="001C17B8">
      <w:pPr>
        <w:pStyle w:val="ListParagraph"/>
        <w:numPr>
          <w:ilvl w:val="0"/>
          <w:numId w:val="12"/>
        </w:numPr>
        <w:spacing w:after="0" w:line="240" w:lineRule="auto"/>
        <w:jc w:val="left"/>
      </w:pPr>
      <w:r>
        <w:t>Technical knowledge of the Mechatronics team</w:t>
      </w:r>
    </w:p>
    <w:p w14:paraId="263B1367" w14:textId="6417C06C" w:rsidR="00642443" w:rsidRDefault="00424A2E" w:rsidP="001C17B8">
      <w:pPr>
        <w:pStyle w:val="ListParagraph"/>
        <w:numPr>
          <w:ilvl w:val="0"/>
          <w:numId w:val="12"/>
        </w:numPr>
        <w:spacing w:after="0" w:line="240" w:lineRule="auto"/>
        <w:jc w:val="left"/>
      </w:pPr>
      <w:r w:rsidRPr="00424A2E">
        <w:t>Maintaining regular engagement with all Mechatronic team members, both on technical matters and team wellbeing</w:t>
      </w:r>
      <w:r w:rsidR="00D840F8">
        <w:t xml:space="preserve"> </w:t>
      </w:r>
    </w:p>
    <w:p w14:paraId="105C3346" w14:textId="277EA21D" w:rsidR="00642443" w:rsidRDefault="00642443" w:rsidP="001C17B8">
      <w:pPr>
        <w:pStyle w:val="ListParagraph"/>
        <w:numPr>
          <w:ilvl w:val="0"/>
          <w:numId w:val="12"/>
        </w:numPr>
        <w:spacing w:after="0" w:line="240" w:lineRule="auto"/>
        <w:jc w:val="left"/>
      </w:pPr>
      <w:r>
        <w:t>Vibes of the Mechatronics team</w:t>
      </w:r>
    </w:p>
    <w:p w14:paraId="02219AA9" w14:textId="260A69C2" w:rsidR="00FB64B5" w:rsidRPr="00055FCD" w:rsidRDefault="00642443" w:rsidP="001C17B8">
      <w:pPr>
        <w:pStyle w:val="ListParagraph"/>
        <w:numPr>
          <w:ilvl w:val="0"/>
          <w:numId w:val="12"/>
        </w:numPr>
        <w:spacing w:after="0" w:line="240" w:lineRule="auto"/>
        <w:jc w:val="left"/>
      </w:pPr>
      <w:r>
        <w:t xml:space="preserve">Junior involvement in </w:t>
      </w:r>
      <w:r w:rsidR="002B6870">
        <w:t xml:space="preserve">the Mechatronics </w:t>
      </w:r>
      <w:r>
        <w:t>team</w:t>
      </w:r>
    </w:p>
    <w:p w14:paraId="02EEFC33" w14:textId="77777777" w:rsidR="00055FCD" w:rsidRDefault="00055FCD" w:rsidP="00055FCD">
      <w:pPr>
        <w:pStyle w:val="Heading2"/>
      </w:pPr>
      <w:bookmarkStart w:id="35" w:name="_Ref218612527"/>
      <w:bookmarkStart w:id="36" w:name="_Toc218885854"/>
      <w:r w:rsidRPr="00055FCD">
        <w:t>Project Objectives and Success Criteria</w:t>
      </w:r>
      <w:bookmarkEnd w:id="35"/>
      <w:bookmarkEnd w:id="36"/>
    </w:p>
    <w:p w14:paraId="59BBEAB0" w14:textId="4883785E" w:rsidR="00FB4079" w:rsidRPr="00FB4079" w:rsidRDefault="00FB4079" w:rsidP="00FB4079">
      <w:r>
        <w:t xml:space="preserve">During </w:t>
      </w:r>
      <w:r w:rsidR="00AA6BF7">
        <w:t xml:space="preserve">creation of </w:t>
      </w:r>
      <w:r w:rsidR="00C06080">
        <w:t xml:space="preserve">a </w:t>
      </w:r>
      <w:r w:rsidR="006C6F7E" w:rsidRPr="006C6F7E">
        <w:t>ENGG4200 - NU-Teams-Project-Scope-Form</w:t>
      </w:r>
      <w:r w:rsidR="006C6F7E">
        <w:t xml:space="preserve">, the following </w:t>
      </w:r>
      <w:r w:rsidR="005715FE">
        <w:t>objectives and success criteria were identified:</w:t>
      </w:r>
    </w:p>
    <w:p w14:paraId="0748BA07" w14:textId="77777777" w:rsidR="00FB4079" w:rsidRDefault="00FB4079" w:rsidP="001C17B8">
      <w:pPr>
        <w:pStyle w:val="ListParagraph"/>
        <w:numPr>
          <w:ilvl w:val="0"/>
          <w:numId w:val="13"/>
        </w:numPr>
        <w:spacing w:after="0" w:line="240" w:lineRule="auto"/>
        <w:jc w:val="left"/>
      </w:pPr>
      <w:r>
        <w:t>Team passes Accumulator, EV Static, EV Functional and Rain Test Inspections</w:t>
      </w:r>
    </w:p>
    <w:p w14:paraId="79144072" w14:textId="77777777" w:rsidR="005715FE" w:rsidRDefault="00FB4079" w:rsidP="001C17B8">
      <w:pPr>
        <w:pStyle w:val="ListParagraph"/>
        <w:numPr>
          <w:ilvl w:val="0"/>
          <w:numId w:val="13"/>
        </w:numPr>
        <w:spacing w:after="0" w:line="240" w:lineRule="auto"/>
        <w:jc w:val="left"/>
      </w:pPr>
      <w:r>
        <w:t>All new MCHA system designs validated</w:t>
      </w:r>
    </w:p>
    <w:p w14:paraId="1C0C500C" w14:textId="670655BE" w:rsidR="00FB4079" w:rsidRDefault="00FB4079" w:rsidP="001C17B8">
      <w:pPr>
        <w:pStyle w:val="ListParagraph"/>
        <w:numPr>
          <w:ilvl w:val="0"/>
          <w:numId w:val="13"/>
        </w:numPr>
        <w:spacing w:after="0" w:line="240" w:lineRule="auto"/>
        <w:jc w:val="left"/>
      </w:pPr>
      <w:r>
        <w:t xml:space="preserve">Efficient knowledge transfer of processes and systems </w:t>
      </w:r>
    </w:p>
    <w:p w14:paraId="1F67A6FE" w14:textId="77777777" w:rsidR="00FB4079" w:rsidRDefault="00FB4079" w:rsidP="001C17B8">
      <w:pPr>
        <w:pStyle w:val="ListParagraph"/>
        <w:numPr>
          <w:ilvl w:val="0"/>
          <w:numId w:val="13"/>
        </w:numPr>
        <w:spacing w:after="0" w:line="240" w:lineRule="auto"/>
        <w:jc w:val="left"/>
      </w:pPr>
      <w:r>
        <w:t>Well-structured information regarding systems on the competition platform, for current and future team member’s access</w:t>
      </w:r>
    </w:p>
    <w:p w14:paraId="667E0E73" w14:textId="77777777" w:rsidR="00FB4079" w:rsidRDefault="00FB4079" w:rsidP="001C17B8">
      <w:pPr>
        <w:pStyle w:val="ListParagraph"/>
        <w:numPr>
          <w:ilvl w:val="0"/>
          <w:numId w:val="13"/>
        </w:numPr>
        <w:spacing w:after="0" w:line="240" w:lineRule="auto"/>
        <w:jc w:val="left"/>
      </w:pPr>
      <w:r>
        <w:t>Documented tasks completed by MCHA team</w:t>
      </w:r>
    </w:p>
    <w:p w14:paraId="0CFD4A1E" w14:textId="77777777" w:rsidR="00FB4079" w:rsidRDefault="00FB4079" w:rsidP="001C17B8">
      <w:pPr>
        <w:pStyle w:val="ListParagraph"/>
        <w:numPr>
          <w:ilvl w:val="0"/>
          <w:numId w:val="13"/>
        </w:numPr>
        <w:spacing w:after="0" w:line="240" w:lineRule="auto"/>
        <w:jc w:val="left"/>
      </w:pPr>
      <w:r>
        <w:t>Training and advice provided to MCHA team</w:t>
      </w:r>
    </w:p>
    <w:p w14:paraId="6C11096F" w14:textId="77777777" w:rsidR="00FB4079" w:rsidRDefault="00FB4079" w:rsidP="001C17B8">
      <w:pPr>
        <w:pStyle w:val="ListParagraph"/>
        <w:numPr>
          <w:ilvl w:val="0"/>
          <w:numId w:val="13"/>
        </w:numPr>
        <w:spacing w:after="0" w:line="240" w:lineRule="auto"/>
        <w:jc w:val="left"/>
      </w:pPr>
      <w:r>
        <w:t>Suggested areas the MCHA team can innovate/improve in</w:t>
      </w:r>
    </w:p>
    <w:p w14:paraId="62F403F7" w14:textId="77777777" w:rsidR="00055FCD" w:rsidRPr="00055FCD" w:rsidRDefault="00055FCD" w:rsidP="00055FCD"/>
    <w:p w14:paraId="4B1FB894" w14:textId="254DD4B8" w:rsidR="00055FCD" w:rsidRPr="00055FCD" w:rsidRDefault="00055FCD" w:rsidP="00055FCD">
      <w:pPr>
        <w:pStyle w:val="Heading2"/>
      </w:pPr>
      <w:bookmarkStart w:id="37" w:name="_Toc218885855"/>
      <w:r w:rsidRPr="00055FCD">
        <w:lastRenderedPageBreak/>
        <w:t>Alignment with Team-Level Performance Goals</w:t>
      </w:r>
      <w:bookmarkEnd w:id="37"/>
    </w:p>
    <w:p w14:paraId="433DB8CC" w14:textId="77777777" w:rsidR="00B002DE" w:rsidRDefault="00B002DE" w:rsidP="003F1607">
      <w:r>
        <w:t xml:space="preserve">Team-level goals for 2025 included: </w:t>
      </w:r>
    </w:p>
    <w:p w14:paraId="7C8A1049" w14:textId="2B9F5C5E" w:rsidR="00B002DE" w:rsidRDefault="00B002DE" w:rsidP="001C17B8">
      <w:pPr>
        <w:pStyle w:val="ListParagraph"/>
        <w:numPr>
          <w:ilvl w:val="0"/>
          <w:numId w:val="14"/>
        </w:numPr>
      </w:pPr>
      <w:r>
        <w:t xml:space="preserve">Evolution not revolution </w:t>
      </w:r>
    </w:p>
    <w:p w14:paraId="084AE52A" w14:textId="35D66268" w:rsidR="00B002DE" w:rsidRDefault="00B002DE" w:rsidP="001C17B8">
      <w:pPr>
        <w:pStyle w:val="ListParagraph"/>
        <w:numPr>
          <w:ilvl w:val="0"/>
          <w:numId w:val="14"/>
        </w:numPr>
      </w:pPr>
      <w:r>
        <w:t>V</w:t>
      </w:r>
      <w:r w:rsidR="000F1877">
        <w:t>alidation</w:t>
      </w:r>
    </w:p>
    <w:p w14:paraId="34999FB6" w14:textId="4271646E" w:rsidR="00B002DE" w:rsidRDefault="00B002DE" w:rsidP="001C17B8">
      <w:pPr>
        <w:pStyle w:val="ListParagraph"/>
        <w:numPr>
          <w:ilvl w:val="0"/>
          <w:numId w:val="14"/>
        </w:numPr>
      </w:pPr>
      <w:r>
        <w:t>R</w:t>
      </w:r>
      <w:r w:rsidR="000F1877">
        <w:t>eliability</w:t>
      </w:r>
    </w:p>
    <w:p w14:paraId="256DC73E" w14:textId="20611993" w:rsidR="00B002DE" w:rsidRDefault="00B002DE" w:rsidP="001C17B8">
      <w:pPr>
        <w:pStyle w:val="ListParagraph"/>
        <w:numPr>
          <w:ilvl w:val="0"/>
          <w:numId w:val="14"/>
        </w:numPr>
      </w:pPr>
      <w:r>
        <w:t>S</w:t>
      </w:r>
      <w:r w:rsidR="000F1877">
        <w:t>erviceability</w:t>
      </w:r>
    </w:p>
    <w:p w14:paraId="0D8FBB7D" w14:textId="5AA6389A" w:rsidR="00B002DE" w:rsidRDefault="00B002DE" w:rsidP="001C17B8">
      <w:pPr>
        <w:pStyle w:val="ListParagraph"/>
        <w:numPr>
          <w:ilvl w:val="0"/>
          <w:numId w:val="14"/>
        </w:numPr>
      </w:pPr>
      <w:r>
        <w:t>Self-documenting systems</w:t>
      </w:r>
    </w:p>
    <w:p w14:paraId="2756976F" w14:textId="6FF7BBC3" w:rsidR="00913519" w:rsidRDefault="00AC13BD" w:rsidP="001C17B8">
      <w:pPr>
        <w:pStyle w:val="ListParagraph"/>
        <w:numPr>
          <w:ilvl w:val="0"/>
          <w:numId w:val="14"/>
        </w:numPr>
      </w:pPr>
      <w:r>
        <w:t>Sustainability</w:t>
      </w:r>
    </w:p>
    <w:p w14:paraId="11636B99" w14:textId="25CCAAE2" w:rsidR="00AC13BD" w:rsidRDefault="00AC13BD" w:rsidP="001C17B8">
      <w:pPr>
        <w:pStyle w:val="ListParagraph"/>
        <w:numPr>
          <w:ilvl w:val="0"/>
          <w:numId w:val="14"/>
        </w:numPr>
      </w:pPr>
      <w:r>
        <w:t>Positive team culture</w:t>
      </w:r>
    </w:p>
    <w:p w14:paraId="766DBF9E" w14:textId="4018DC7B" w:rsidR="00A2077B" w:rsidRDefault="00203923" w:rsidP="00203923">
      <w:r w:rsidRPr="00203923">
        <w:t xml:space="preserve">The following decisions and </w:t>
      </w:r>
      <w:r w:rsidR="00EE5C09">
        <w:t xml:space="preserve">system </w:t>
      </w:r>
      <w:r w:rsidRPr="00203923">
        <w:t xml:space="preserve">changes were made to align with these goals. The guiding philosophy </w:t>
      </w:r>
      <w:r w:rsidR="00EE5C09">
        <w:t xml:space="preserve">for technical change </w:t>
      </w:r>
      <w:r w:rsidRPr="00203923">
        <w:t>was to implement changes only when supported by data demonstrating a clear need. This approach reduced the risk of introducing changes for their own sake, a consideration that strongly informed the author’s decision-making process. Limiting modifications also enabled increased track testing time, as the changes implemented were minor and involved well-understood systems.</w:t>
      </w:r>
    </w:p>
    <w:p w14:paraId="5686156D" w14:textId="10D0860E" w:rsidR="006B4D8E" w:rsidRDefault="006B4D8E" w:rsidP="00AC13BD">
      <w:pPr>
        <w:pStyle w:val="Heading3"/>
      </w:pPr>
      <w:bookmarkStart w:id="38" w:name="_Toc218885856"/>
      <w:r>
        <w:t>‘Evolution not revolution’</w:t>
      </w:r>
      <w:bookmarkEnd w:id="38"/>
    </w:p>
    <w:p w14:paraId="6631FFCF" w14:textId="41F7316A" w:rsidR="003F4F24" w:rsidRDefault="003F4F24" w:rsidP="001C17B8">
      <w:pPr>
        <w:pStyle w:val="ListParagraph"/>
        <w:numPr>
          <w:ilvl w:val="1"/>
          <w:numId w:val="17"/>
        </w:numPr>
      </w:pPr>
      <w:r>
        <w:t>PEN: The main changes were to the layout and noise suppression on sensor inputs, all other circuits had been tested in previous years, remaining in line with an evolution</w:t>
      </w:r>
      <w:r w:rsidR="0084792F">
        <w:t>.</w:t>
      </w:r>
    </w:p>
    <w:p w14:paraId="5E68C13A" w14:textId="12A22C9C" w:rsidR="006B4D8E" w:rsidRDefault="006B4D8E" w:rsidP="001C17B8">
      <w:pPr>
        <w:pStyle w:val="ListParagraph"/>
        <w:numPr>
          <w:ilvl w:val="1"/>
          <w:numId w:val="17"/>
        </w:numPr>
      </w:pPr>
      <w:r>
        <w:t xml:space="preserve">CEN: </w:t>
      </w:r>
      <w:r w:rsidR="004D35F5">
        <w:t>A</w:t>
      </w:r>
      <w:r>
        <w:t xml:space="preserve">ll circuit topologies remained the same, with the addition of the interpose circuit that was previously used and tested on the LVD in 2024. The main change for the board was that it was moved to opposite the HIP, which the author believes to be </w:t>
      </w:r>
      <w:r w:rsidR="00453BF0">
        <w:t xml:space="preserve">an evolution instead of a revolution, as all circuit topologies had remained the same, </w:t>
      </w:r>
      <w:r w:rsidR="004B408F">
        <w:t xml:space="preserve">only the location of the board on the car. With the idea that </w:t>
      </w:r>
      <w:r w:rsidR="002B6870">
        <w:t>as many aspects as possible were kept the same.</w:t>
      </w:r>
    </w:p>
    <w:p w14:paraId="3B3CA4D5" w14:textId="2169F152" w:rsidR="00AC13BD" w:rsidRDefault="00107609" w:rsidP="001C17B8">
      <w:pPr>
        <w:pStyle w:val="ListParagraph"/>
        <w:numPr>
          <w:ilvl w:val="1"/>
          <w:numId w:val="17"/>
        </w:numPr>
      </w:pPr>
      <w:r>
        <w:t xml:space="preserve">HIP: </w:t>
      </w:r>
      <w:r w:rsidR="00A84ADA">
        <w:t xml:space="preserve">Changing the HV connectors to ones with dedicated interlock lines </w:t>
      </w:r>
      <w:r w:rsidR="005055E4">
        <w:t xml:space="preserve">was seen as a potentially risky change </w:t>
      </w:r>
      <w:r w:rsidR="00DD243A">
        <w:t xml:space="preserve">and a revolution instead of an evolution, </w:t>
      </w:r>
      <w:r w:rsidR="005055E4">
        <w:t xml:space="preserve">due to using connectors the team had not previously used. But </w:t>
      </w:r>
      <w:r w:rsidR="00A628D4">
        <w:t>it was decided to go with the</w:t>
      </w:r>
      <w:r w:rsidR="00642150">
        <w:t>m</w:t>
      </w:r>
      <w:r w:rsidR="00A628D4">
        <w:t xml:space="preserve"> since the alternative </w:t>
      </w:r>
      <w:r w:rsidR="00BB3BAE">
        <w:t xml:space="preserve">to remain compliant </w:t>
      </w:r>
      <w:r w:rsidR="00642150">
        <w:t xml:space="preserve">with the rules </w:t>
      </w:r>
      <w:r w:rsidR="00A628D4">
        <w:t xml:space="preserve">was </w:t>
      </w:r>
      <w:r w:rsidR="00BB3BAE">
        <w:t xml:space="preserve">to use external 3D printed enclosures to cover </w:t>
      </w:r>
      <w:r w:rsidR="00642150">
        <w:t xml:space="preserve">the </w:t>
      </w:r>
      <w:r w:rsidR="00A71857">
        <w:t xml:space="preserve">detaching clips on the connectors, which was a time consuming and </w:t>
      </w:r>
      <w:r w:rsidR="00F612F7">
        <w:t>demanding task to do whenever the connectors were to be taken off.</w:t>
      </w:r>
    </w:p>
    <w:p w14:paraId="474AF370" w14:textId="789BC81F" w:rsidR="007F499C" w:rsidRDefault="00AC13BD" w:rsidP="00AC13BD">
      <w:pPr>
        <w:spacing w:line="259" w:lineRule="auto"/>
        <w:jc w:val="left"/>
      </w:pPr>
      <w:r>
        <w:br w:type="page"/>
      </w:r>
    </w:p>
    <w:p w14:paraId="49646D70" w14:textId="136335B9" w:rsidR="00EA3D79" w:rsidRDefault="00EA3D79" w:rsidP="00AC13BD">
      <w:pPr>
        <w:pStyle w:val="Heading3"/>
      </w:pPr>
      <w:bookmarkStart w:id="39" w:name="_Ref218621321"/>
      <w:bookmarkStart w:id="40" w:name="_Ref218621329"/>
      <w:bookmarkStart w:id="41" w:name="_Toc218885857"/>
      <w:r>
        <w:lastRenderedPageBreak/>
        <w:t>Validation</w:t>
      </w:r>
      <w:bookmarkEnd w:id="39"/>
      <w:bookmarkEnd w:id="40"/>
      <w:bookmarkEnd w:id="41"/>
    </w:p>
    <w:p w14:paraId="6EB12441" w14:textId="3D7D7A56" w:rsidR="00F612F7" w:rsidRDefault="009E1303" w:rsidP="001C17B8">
      <w:pPr>
        <w:pStyle w:val="ListParagraph"/>
        <w:numPr>
          <w:ilvl w:val="1"/>
          <w:numId w:val="17"/>
        </w:numPr>
      </w:pPr>
      <w:r>
        <w:t xml:space="preserve">Validation was implemented at every step of the PCB creation process, from </w:t>
      </w:r>
      <w:r w:rsidR="00D618DC">
        <w:t xml:space="preserve">LTspice simulations, bench testing circuits before PCBs were ordered, and </w:t>
      </w:r>
      <w:r w:rsidR="00A964B1">
        <w:t xml:space="preserve">extensive bench testing of PCBs once they arrived and were manufactured. This significantly reduced the </w:t>
      </w:r>
      <w:r w:rsidR="00E41227">
        <w:t>number</w:t>
      </w:r>
      <w:r w:rsidR="00A964B1">
        <w:t xml:space="preserve"> of unknown issues </w:t>
      </w:r>
      <w:r w:rsidR="006C11A1">
        <w:t>arising during integration of</w:t>
      </w:r>
      <w:r w:rsidR="00D069B2">
        <w:t xml:space="preserve"> </w:t>
      </w:r>
      <w:r w:rsidR="00E41227">
        <w:t>new Mechatronic systems.</w:t>
      </w:r>
    </w:p>
    <w:p w14:paraId="32AFB516" w14:textId="0796FF5D" w:rsidR="00E41227" w:rsidRDefault="00952CE7" w:rsidP="001C17B8">
      <w:pPr>
        <w:pStyle w:val="ListParagraph"/>
        <w:numPr>
          <w:ilvl w:val="1"/>
          <w:numId w:val="17"/>
        </w:numPr>
      </w:pPr>
      <w:r>
        <w:t>The Expansion Board saw substantial success in 2025</w:t>
      </w:r>
      <w:r w:rsidR="00101EE1">
        <w:t>, with work completed by Oliver Bunny</w:t>
      </w:r>
      <w:r w:rsidR="0060357D">
        <w:t>, in-depth information can be found in his FYP report</w:t>
      </w:r>
      <w:r w:rsidR="00CD200A">
        <w:t xml:space="preserve"> </w:t>
      </w:r>
      <w:sdt>
        <w:sdtPr>
          <w:id w:val="141399068"/>
          <w:citation/>
        </w:sdtPr>
        <w:sdtContent>
          <w:r w:rsidR="00CD200A">
            <w:fldChar w:fldCharType="begin"/>
          </w:r>
          <w:r w:rsidR="00CD200A">
            <w:instrText xml:space="preserve"> CITATION OBu \l 3081 </w:instrText>
          </w:r>
          <w:r w:rsidR="00CD200A">
            <w:fldChar w:fldCharType="separate"/>
          </w:r>
          <w:r w:rsidR="00886461" w:rsidRPr="00886461">
            <w:rPr>
              <w:noProof/>
            </w:rPr>
            <w:t>[13]</w:t>
          </w:r>
          <w:r w:rsidR="00CD200A">
            <w:fldChar w:fldCharType="end"/>
          </w:r>
        </w:sdtContent>
      </w:sdt>
      <w:r w:rsidR="0060357D">
        <w:t>, available on the NU Teams SharePoint</w:t>
      </w:r>
      <w:r w:rsidR="00101EE1">
        <w:t xml:space="preserve">. </w:t>
      </w:r>
      <w:r w:rsidR="003F4F24">
        <w:t>A summary</w:t>
      </w:r>
      <w:r w:rsidR="0060357D">
        <w:t xml:space="preserve"> of the project </w:t>
      </w:r>
      <w:commentRangeStart w:id="42"/>
      <w:r w:rsidR="0060357D">
        <w:t>includes,</w:t>
      </w:r>
      <w:commentRangeEnd w:id="42"/>
      <w:r>
        <w:rPr>
          <w:rStyle w:val="CommentReference"/>
          <w:sz w:val="22"/>
          <w:szCs w:val="22"/>
        </w:rPr>
        <w:commentReference w:id="42"/>
      </w:r>
      <w:r w:rsidR="0060357D">
        <w:t xml:space="preserve"> t</w:t>
      </w:r>
      <w:r w:rsidR="00101EE1">
        <w:t xml:space="preserve">he board elegantly </w:t>
      </w:r>
      <w:r w:rsidR="004E6100">
        <w:t>implemented wheel speed sensors, brake temperature sensors</w:t>
      </w:r>
      <w:r w:rsidR="00BB2A7F">
        <w:t xml:space="preserve">, </w:t>
      </w:r>
      <w:r w:rsidR="004E6100">
        <w:t>wheel temperature sensors</w:t>
      </w:r>
      <w:r w:rsidR="00BB2A7F">
        <w:t>, and shock potentiometer sensors</w:t>
      </w:r>
      <w:r w:rsidR="004E6100">
        <w:t xml:space="preserve"> </w:t>
      </w:r>
      <w:r w:rsidR="00BB2A7F">
        <w:t xml:space="preserve">on all four wheels, steering angle sensor, </w:t>
      </w:r>
      <w:r w:rsidR="000566C8">
        <w:t>radiator temperature sensors</w:t>
      </w:r>
      <w:r w:rsidR="00702DA9">
        <w:t xml:space="preserve"> and </w:t>
      </w:r>
      <w:r w:rsidR="00A943B5">
        <w:t>strain gauges</w:t>
      </w:r>
      <w:r w:rsidR="00063C94">
        <w:t xml:space="preserve"> all into the car’s existing CAN Bus system, allowing it to be read </w:t>
      </w:r>
      <w:r w:rsidR="00D40EA1">
        <w:t>and logged on i2 Pro</w:t>
      </w:r>
      <w:r w:rsidR="00702DA9">
        <w:t xml:space="preserve">. </w:t>
      </w:r>
      <w:r w:rsidR="00562DBD">
        <w:t xml:space="preserve">Each sensor circuit was extensively bench tested before integration with the </w:t>
      </w:r>
      <w:r w:rsidR="00D40EA1">
        <w:t>car and</w:t>
      </w:r>
      <w:r w:rsidR="00562DBD">
        <w:t xml:space="preserve"> allowed for many other FYP students to get critical data to show </w:t>
      </w:r>
      <w:r w:rsidR="008F3C9F">
        <w:t xml:space="preserve">both </w:t>
      </w:r>
      <w:r w:rsidR="00562DBD">
        <w:t xml:space="preserve">improvements </w:t>
      </w:r>
      <w:r w:rsidR="008F3C9F">
        <w:t xml:space="preserve">and gain validation </w:t>
      </w:r>
      <w:r w:rsidR="002611C6">
        <w:t xml:space="preserve">of their decisions </w:t>
      </w:r>
      <w:r w:rsidR="00562DBD">
        <w:t>with the</w:t>
      </w:r>
      <w:r w:rsidR="002611C6">
        <w:t>ir</w:t>
      </w:r>
      <w:r w:rsidR="00562DBD">
        <w:t xml:space="preserve"> projects. </w:t>
      </w:r>
      <w:r w:rsidR="001C5986">
        <w:t>One example was obtaining brake temperature data from all four wheels, which allowed Jethro Raj to conclude that the brake pads that the team uses on the front wheels are in</w:t>
      </w:r>
      <w:r w:rsidR="006A3FC7">
        <w:t xml:space="preserve">sufficient for how </w:t>
      </w:r>
      <w:r w:rsidR="002611C6">
        <w:t>temperature range of</w:t>
      </w:r>
      <w:r w:rsidR="006A3FC7">
        <w:t xml:space="preserve"> the front wheels get. More information can be found in Jethro Raj’s report </w:t>
      </w:r>
      <w:sdt>
        <w:sdtPr>
          <w:id w:val="-936437921"/>
          <w:citation/>
        </w:sdtPr>
        <w:sdtContent>
          <w:r w:rsidR="00E838B8">
            <w:fldChar w:fldCharType="begin"/>
          </w:r>
          <w:r w:rsidR="00E838B8">
            <w:instrText xml:space="preserve"> CITATION JRa \l 3081 </w:instrText>
          </w:r>
          <w:r w:rsidR="00E838B8">
            <w:fldChar w:fldCharType="separate"/>
          </w:r>
          <w:r w:rsidR="00886461" w:rsidRPr="00886461">
            <w:rPr>
              <w:noProof/>
            </w:rPr>
            <w:t>[14]</w:t>
          </w:r>
          <w:r w:rsidR="00E838B8">
            <w:fldChar w:fldCharType="end"/>
          </w:r>
        </w:sdtContent>
      </w:sdt>
      <w:r w:rsidR="00E838B8">
        <w:t xml:space="preserve"> </w:t>
      </w:r>
      <w:r w:rsidR="0060357D">
        <w:t>on the NU Teams SharePoint.</w:t>
      </w:r>
    </w:p>
    <w:p w14:paraId="7D004BEE" w14:textId="0BF86BDD" w:rsidR="00EA3D79" w:rsidRDefault="00EA3D79" w:rsidP="00AC13BD">
      <w:pPr>
        <w:pStyle w:val="Heading3"/>
      </w:pPr>
      <w:bookmarkStart w:id="43" w:name="_Toc218885858"/>
      <w:r>
        <w:t>Reliability</w:t>
      </w:r>
      <w:bookmarkEnd w:id="43"/>
    </w:p>
    <w:p w14:paraId="74938E18" w14:textId="1313ACD5" w:rsidR="00AC13BD" w:rsidRDefault="00BE1F88" w:rsidP="001C17B8">
      <w:pPr>
        <w:pStyle w:val="ListParagraph"/>
        <w:numPr>
          <w:ilvl w:val="1"/>
          <w:numId w:val="16"/>
        </w:numPr>
      </w:pPr>
      <w:r>
        <w:t xml:space="preserve">CEN: </w:t>
      </w:r>
      <w:r w:rsidR="00BB077A">
        <w:t xml:space="preserve">The new position meant that it was </w:t>
      </w:r>
      <w:r>
        <w:t>above shielded HV wires, and out of the way of noise from the inverter and DCDC</w:t>
      </w:r>
      <w:r w:rsidR="001B23F6">
        <w:t>, resulting in no issues being caused from noise on the CEN during the testing of NU25.</w:t>
      </w:r>
      <w:r w:rsidR="00107609">
        <w:t xml:space="preserve"> With appropriate fuse sizing, the system became more reliable as fuses would no longer blow frequently during normal operation. The only downside to this change was the increased distance that the analogue output from the current sensor in the HIP would have to travel to get to the BSPD. This downside was avoided by using separate shielded cable for this signal within the CEN to HIP loom.</w:t>
      </w:r>
    </w:p>
    <w:p w14:paraId="7A7C714E" w14:textId="5CEECA57" w:rsidR="00BE1F88" w:rsidRDefault="00AC13BD" w:rsidP="00AC13BD">
      <w:pPr>
        <w:spacing w:line="259" w:lineRule="auto"/>
        <w:jc w:val="left"/>
      </w:pPr>
      <w:r>
        <w:br w:type="page"/>
      </w:r>
    </w:p>
    <w:p w14:paraId="6D2A349E" w14:textId="7F197FC6" w:rsidR="00EA3D79" w:rsidRDefault="00EA3D79" w:rsidP="00AC13BD">
      <w:pPr>
        <w:pStyle w:val="Heading3"/>
      </w:pPr>
      <w:bookmarkStart w:id="44" w:name="_Toc218885859"/>
      <w:r>
        <w:lastRenderedPageBreak/>
        <w:t>Serviceability</w:t>
      </w:r>
      <w:bookmarkEnd w:id="44"/>
    </w:p>
    <w:p w14:paraId="298EF268" w14:textId="63914D74" w:rsidR="00BE1F88" w:rsidRDefault="00BE1F88" w:rsidP="001C17B8">
      <w:pPr>
        <w:pStyle w:val="ListParagraph"/>
        <w:numPr>
          <w:ilvl w:val="1"/>
          <w:numId w:val="17"/>
        </w:numPr>
      </w:pPr>
      <w:r>
        <w:t xml:space="preserve">CEN: The new position and enclosure design made it far quicker and easier to get to when issues arose, being four bolts to lift off the lid and access all components, as opposed to six bolts and two </w:t>
      </w:r>
      <w:commentRangeStart w:id="45"/>
      <w:r>
        <w:t>hard to get to</w:t>
      </w:r>
      <w:commentRangeEnd w:id="45"/>
      <w:r>
        <w:rPr>
          <w:rStyle w:val="CommentReference"/>
          <w:sz w:val="22"/>
          <w:szCs w:val="22"/>
        </w:rPr>
        <w:commentReference w:id="45"/>
      </w:r>
      <w:r>
        <w:t xml:space="preserve"> zip ties.</w:t>
      </w:r>
    </w:p>
    <w:p w14:paraId="089DD1DB" w14:textId="05462669" w:rsidR="00A15EB1" w:rsidRDefault="00A15EB1" w:rsidP="001C17B8">
      <w:pPr>
        <w:pStyle w:val="ListParagraph"/>
        <w:numPr>
          <w:ilvl w:val="1"/>
          <w:numId w:val="17"/>
        </w:numPr>
      </w:pPr>
      <w:r>
        <w:t xml:space="preserve">LVD: All surface mount and through-hole components (apart from the DT connectors) were placed </w:t>
      </w:r>
      <w:r w:rsidR="005D7EBC">
        <w:t>on the opposite side to the DT connectors, allowing for quick fault finding and probing when issues arose during testing.</w:t>
      </w:r>
    </w:p>
    <w:p w14:paraId="2EF330E3" w14:textId="7E370554" w:rsidR="00EA3D79" w:rsidRDefault="00EA3D79" w:rsidP="00AC13BD">
      <w:pPr>
        <w:pStyle w:val="Heading3"/>
      </w:pPr>
      <w:bookmarkStart w:id="46" w:name="_Toc218885860"/>
      <w:r>
        <w:t>Self-documenting systems</w:t>
      </w:r>
      <w:bookmarkEnd w:id="46"/>
    </w:p>
    <w:p w14:paraId="0B4AE506" w14:textId="77777777" w:rsidR="009D4E9C" w:rsidRDefault="003318DA" w:rsidP="001C17B8">
      <w:pPr>
        <w:pStyle w:val="ListParagraph"/>
        <w:numPr>
          <w:ilvl w:val="1"/>
          <w:numId w:val="17"/>
        </w:numPr>
      </w:pPr>
      <w:r>
        <w:t xml:space="preserve">Self-documenting systems refers to </w:t>
      </w:r>
      <w:r w:rsidR="00A0644E">
        <w:t xml:space="preserve">a design aspect for a system. It is the idea of explaining as much as possible to a user through </w:t>
      </w:r>
      <w:r w:rsidR="00D70325">
        <w:t xml:space="preserve">physical aspects about the design. </w:t>
      </w:r>
    </w:p>
    <w:p w14:paraId="4BC0E3F1" w14:textId="52B06150" w:rsidR="00565C38" w:rsidRDefault="00D70325" w:rsidP="001C17B8">
      <w:pPr>
        <w:pStyle w:val="ListParagraph"/>
        <w:numPr>
          <w:ilvl w:val="1"/>
          <w:numId w:val="17"/>
        </w:numPr>
      </w:pPr>
      <w:r>
        <w:t xml:space="preserve">Examples include having name plates on all PCBs with the </w:t>
      </w:r>
      <w:r w:rsidR="00CD4A28">
        <w:t xml:space="preserve">name of the creator, year and month, version number, and car that it was used on. Or having a detailed schematic for a PCB that is as simple as possible, with minimal </w:t>
      </w:r>
      <w:r w:rsidR="00BF0481">
        <w:t>spaghetti traces and all signal names labelled with easy</w:t>
      </w:r>
      <w:r w:rsidR="00F71CF3">
        <w:t>-</w:t>
      </w:r>
      <w:r w:rsidR="00BF0481">
        <w:t>to</w:t>
      </w:r>
      <w:r w:rsidR="00F71CF3">
        <w:t>-</w:t>
      </w:r>
      <w:r w:rsidR="00BF0481">
        <w:t xml:space="preserve">understand names. </w:t>
      </w:r>
      <w:r w:rsidR="009D4E9C">
        <w:t xml:space="preserve">Or within code sets for PCBs, having simple variable names, separating long lengths of code into their own functions, </w:t>
      </w:r>
      <w:r w:rsidR="0055113F">
        <w:t xml:space="preserve">commenting </w:t>
      </w:r>
      <w:commentRangeStart w:id="47"/>
      <w:r w:rsidR="0055113F">
        <w:t>(shock horror)</w:t>
      </w:r>
      <w:commentRangeEnd w:id="47"/>
      <w:r>
        <w:rPr>
          <w:rStyle w:val="CommentReference"/>
          <w:sz w:val="22"/>
          <w:szCs w:val="22"/>
        </w:rPr>
        <w:commentReference w:id="47"/>
      </w:r>
      <w:r w:rsidR="0055113F">
        <w:t xml:space="preserve"> </w:t>
      </w:r>
      <w:r w:rsidR="003F4A16">
        <w:t xml:space="preserve">out blocks of potentially confusing code. If ever in doubt, ask another team member </w:t>
      </w:r>
      <w:r w:rsidR="000109CE">
        <w:t xml:space="preserve">to check over your work and see if they can understand it without you having to explain it to them. If there is anything they get confused about, it is on you </w:t>
      </w:r>
      <w:r w:rsidR="00F26BC6">
        <w:t xml:space="preserve">as the ‘transmitter’ to provide more </w:t>
      </w:r>
      <w:r w:rsidR="009B3B7E">
        <w:t>explanation</w:t>
      </w:r>
      <w:r w:rsidR="00F26BC6">
        <w:t xml:space="preserve"> in the design.</w:t>
      </w:r>
    </w:p>
    <w:p w14:paraId="45FF7D69" w14:textId="19814D4C" w:rsidR="00F26BC6" w:rsidRDefault="00202F9A" w:rsidP="001C17B8">
      <w:pPr>
        <w:pStyle w:val="ListParagraph"/>
        <w:numPr>
          <w:ilvl w:val="1"/>
          <w:numId w:val="17"/>
        </w:numPr>
      </w:pPr>
      <w:r>
        <w:t xml:space="preserve">NU Racing successfully implemented this goal in 2023, with improvements in 2024. Thus in 2025, not </w:t>
      </w:r>
      <w:r w:rsidR="00EE5A72">
        <w:t>much had to be changed for this, only to maintain what had already been set out.</w:t>
      </w:r>
    </w:p>
    <w:p w14:paraId="219CDAC4" w14:textId="7960F630" w:rsidR="00A15EB1" w:rsidRDefault="00F26BC6" w:rsidP="00F26BC6">
      <w:pPr>
        <w:spacing w:line="259" w:lineRule="auto"/>
        <w:jc w:val="left"/>
      </w:pPr>
      <w:r>
        <w:br w:type="page"/>
      </w:r>
    </w:p>
    <w:p w14:paraId="1215D6B9" w14:textId="24E3B8C0" w:rsidR="00AC13BD" w:rsidRDefault="00AC13BD" w:rsidP="00AC13BD">
      <w:pPr>
        <w:pStyle w:val="Heading3"/>
      </w:pPr>
      <w:bookmarkStart w:id="48" w:name="_Toc218885861"/>
      <w:r>
        <w:lastRenderedPageBreak/>
        <w:t>Sustainability</w:t>
      </w:r>
      <w:bookmarkEnd w:id="48"/>
    </w:p>
    <w:p w14:paraId="48B893F7" w14:textId="71B80D5D" w:rsidR="00AC13BD" w:rsidRDefault="00693AE4" w:rsidP="001C17B8">
      <w:pPr>
        <w:pStyle w:val="ListParagraph"/>
        <w:numPr>
          <w:ilvl w:val="1"/>
          <w:numId w:val="17"/>
        </w:numPr>
      </w:pPr>
      <w:r>
        <w:t xml:space="preserve">Being a goal that is not directly related to systems on the car, the author </w:t>
      </w:r>
      <w:r w:rsidR="00F71CF3">
        <w:t>interpreted</w:t>
      </w:r>
      <w:r w:rsidR="001C6BDD">
        <w:t xml:space="preserve"> this goal as writing down and creating as much knowledge transfer documents as possible during the year. </w:t>
      </w:r>
      <w:r w:rsidR="00B33F58">
        <w:t>The documents came in the form of Zero-To-Hero style documents</w:t>
      </w:r>
      <w:r w:rsidR="00E815A6">
        <w:t xml:space="preserve"> aimed at individuals who are familiar with NU Racing already. </w:t>
      </w:r>
      <w:r w:rsidR="00F71CF3">
        <w:t>Alongside</w:t>
      </w:r>
      <w:r w:rsidR="00E815A6">
        <w:t xml:space="preserve"> these documents, an in-depth KiCad schematic detailing the Mechatronic system layout</w:t>
      </w:r>
      <w:r w:rsidR="00B33F58">
        <w:t xml:space="preserve"> </w:t>
      </w:r>
      <w:r w:rsidR="00E815A6">
        <w:t>of the car, with all associated signals and connections, called the ‘Electrical System Overview’</w:t>
      </w:r>
      <w:r w:rsidR="0051751B">
        <w:t xml:space="preserve"> </w:t>
      </w:r>
      <w:r w:rsidR="000646E4">
        <w:t>was created</w:t>
      </w:r>
      <w:r w:rsidR="00AA3819">
        <w:t xml:space="preserve">. These documents are talked about in detail in the </w:t>
      </w:r>
      <w:r w:rsidR="00AA3819">
        <w:fldChar w:fldCharType="begin"/>
      </w:r>
      <w:r w:rsidR="00AA3819">
        <w:instrText xml:space="preserve"> REF _Ref218888489 \h </w:instrText>
      </w:r>
      <w:r w:rsidR="00AA3819">
        <w:fldChar w:fldCharType="separate"/>
      </w:r>
      <w:r w:rsidR="00AA3819" w:rsidRPr="00E26714">
        <w:t>Knowledge Transfer and Documentation Outputs</w:t>
      </w:r>
      <w:r w:rsidR="00AA3819">
        <w:fldChar w:fldCharType="end"/>
      </w:r>
      <w:r w:rsidR="00AA3819">
        <w:t xml:space="preserve"> section of this report.</w:t>
      </w:r>
    </w:p>
    <w:p w14:paraId="1F995ACF" w14:textId="3581D958" w:rsidR="00AC13BD" w:rsidRDefault="00C02D40" w:rsidP="001C17B8">
      <w:pPr>
        <w:pStyle w:val="ListParagraph"/>
        <w:numPr>
          <w:ilvl w:val="1"/>
          <w:numId w:val="17"/>
        </w:numPr>
      </w:pPr>
      <w:r>
        <w:t xml:space="preserve">On-boarding and upskilling the next generation of NU Racing leaders </w:t>
      </w:r>
      <w:r w:rsidR="00C15045">
        <w:t xml:space="preserve">as early as possible significantly helps with </w:t>
      </w:r>
      <w:r w:rsidR="007E7109">
        <w:t>knowledge transfer</w:t>
      </w:r>
      <w:r w:rsidR="008E72AB">
        <w:t xml:space="preserve">. </w:t>
      </w:r>
      <w:r w:rsidR="00643552">
        <w:t>Being an overarching team goal, the author contributed to this by upskilling Jayson Mills</w:t>
      </w:r>
      <w:r w:rsidR="00CE754B">
        <w:t xml:space="preserve">, the next Mechatronics Department Lead Engineer </w:t>
      </w:r>
      <w:r w:rsidR="00F71CF3">
        <w:t>subtly</w:t>
      </w:r>
      <w:r w:rsidR="004053F1">
        <w:t xml:space="preserve"> during the year, then once he was </w:t>
      </w:r>
      <w:r w:rsidR="00F71CF3">
        <w:t>officially</w:t>
      </w:r>
      <w:r w:rsidR="00111D39">
        <w:t xml:space="preserve"> </w:t>
      </w:r>
      <w:r w:rsidR="00F71CF3">
        <w:t>announced</w:t>
      </w:r>
      <w:r w:rsidR="004053F1">
        <w:t xml:space="preserve"> </w:t>
      </w:r>
      <w:r w:rsidR="00111D39">
        <w:t>for the role</w:t>
      </w:r>
      <w:r w:rsidR="00F2424C">
        <w:t xml:space="preserve"> late October 2025</w:t>
      </w:r>
      <w:r w:rsidR="00111D39">
        <w:t xml:space="preserve">, </w:t>
      </w:r>
      <w:r w:rsidR="006C4CF5">
        <w:t xml:space="preserve">giving more in-depth advice and </w:t>
      </w:r>
      <w:r w:rsidR="00F71CF3">
        <w:t>including</w:t>
      </w:r>
      <w:r w:rsidR="00386C20">
        <w:t xml:space="preserve"> him in decisions that were made towards the end of 2025.</w:t>
      </w:r>
      <w:r w:rsidR="00ED4E47">
        <w:t xml:space="preserve"> It is recommended that in future years a similar </w:t>
      </w:r>
      <w:r w:rsidR="00F2424C">
        <w:t>process is followed, if not officially chosen as the next lead</w:t>
      </w:r>
      <w:r w:rsidR="00A5196F">
        <w:t xml:space="preserve"> within the year</w:t>
      </w:r>
      <w:r w:rsidR="00F2424C">
        <w:t xml:space="preserve">, at least </w:t>
      </w:r>
      <w:r w:rsidR="00A5196F">
        <w:t xml:space="preserve">give directed advice to an individual who </w:t>
      </w:r>
      <w:r w:rsidR="003318DA">
        <w:t>enjoys the team and shows initiative in learning the Mechatronics systems of the car.</w:t>
      </w:r>
    </w:p>
    <w:p w14:paraId="3E7692EF" w14:textId="77777777" w:rsidR="00AC13BD" w:rsidRDefault="00AC13BD" w:rsidP="00AC13BD">
      <w:pPr>
        <w:pStyle w:val="Heading3"/>
      </w:pPr>
      <w:bookmarkStart w:id="49" w:name="_Toc218885862"/>
      <w:r>
        <w:t>Positive team culture</w:t>
      </w:r>
      <w:bookmarkEnd w:id="49"/>
    </w:p>
    <w:p w14:paraId="2510AA59" w14:textId="5D7FD5C9" w:rsidR="000C415C" w:rsidRDefault="007552EB" w:rsidP="001C17B8">
      <w:pPr>
        <w:pStyle w:val="ListParagraph"/>
        <w:numPr>
          <w:ilvl w:val="1"/>
          <w:numId w:val="17"/>
        </w:numPr>
      </w:pPr>
      <w:r>
        <w:t xml:space="preserve">Being another </w:t>
      </w:r>
      <w:r w:rsidR="00F762D9">
        <w:t>non-te</w:t>
      </w:r>
      <w:r w:rsidR="00814705">
        <w:t xml:space="preserve">chnical goal, as well as a potentially hard to measure </w:t>
      </w:r>
      <w:r w:rsidR="00986CAD">
        <w:t xml:space="preserve">for success goal, the author approached this by </w:t>
      </w:r>
      <w:r w:rsidR="00CC2BFA">
        <w:t xml:space="preserve">creating bonds with team members, learning about their lives outside of NU Racing. </w:t>
      </w:r>
      <w:r w:rsidR="00F51688">
        <w:t xml:space="preserve">As well as attempting to try to break down social barriers between members. </w:t>
      </w:r>
    </w:p>
    <w:p w14:paraId="0F1C5FE4" w14:textId="2B9DB2EC" w:rsidR="00F51688" w:rsidRDefault="00326D6D" w:rsidP="001C17B8">
      <w:pPr>
        <w:pStyle w:val="ListParagraph"/>
        <w:numPr>
          <w:ilvl w:val="1"/>
          <w:numId w:val="17"/>
        </w:numPr>
      </w:pPr>
      <w:r>
        <w:t xml:space="preserve">From the point of view of well-being </w:t>
      </w:r>
      <w:r w:rsidR="00F71CF3">
        <w:t>management</w:t>
      </w:r>
      <w:r>
        <w:t xml:space="preserve">, </w:t>
      </w:r>
      <w:r w:rsidR="00EA66E7">
        <w:t xml:space="preserve">checking in with members in a non-technical sense to see </w:t>
      </w:r>
      <w:r w:rsidR="008D21C7">
        <w:t>if they needed breaks in workload</w:t>
      </w:r>
      <w:r w:rsidR="00767D4F">
        <w:t>. I</w:t>
      </w:r>
      <w:r w:rsidR="0001016A">
        <w:t xml:space="preserve">f </w:t>
      </w:r>
      <w:r w:rsidR="00BD143F">
        <w:t>larger issues came up</w:t>
      </w:r>
      <w:r w:rsidR="00767D4F">
        <w:t>, that were out of the scope of help that the author could provide</w:t>
      </w:r>
      <w:r w:rsidR="00BD143F">
        <w:t xml:space="preserve">, forwarding the information up the </w:t>
      </w:r>
      <w:r w:rsidR="000A3C8C">
        <w:t>organisational chart.</w:t>
      </w:r>
    </w:p>
    <w:p w14:paraId="121B2127" w14:textId="27706601" w:rsidR="000A3C8C" w:rsidRDefault="000A3C8C" w:rsidP="001C17B8">
      <w:pPr>
        <w:pStyle w:val="ListParagraph"/>
        <w:numPr>
          <w:ilvl w:val="1"/>
          <w:numId w:val="17"/>
        </w:numPr>
      </w:pPr>
      <w:r>
        <w:t>The author found this easiest to do in short five</w:t>
      </w:r>
      <w:r w:rsidR="00F71CF3">
        <w:t>-</w:t>
      </w:r>
      <w:r>
        <w:t xml:space="preserve">minute casual chats, </w:t>
      </w:r>
      <w:r w:rsidR="00697C98">
        <w:t xml:space="preserve">then if anything concerning came up in those chats, scheduling time </w:t>
      </w:r>
      <w:r w:rsidR="00F71CF3">
        <w:t>later</w:t>
      </w:r>
      <w:r w:rsidR="00697C98">
        <w:t xml:space="preserve"> to </w:t>
      </w:r>
      <w:r w:rsidR="0006225B">
        <w:t>talk it out and provide more av</w:t>
      </w:r>
      <w:r w:rsidR="0096348D">
        <w:t>e</w:t>
      </w:r>
      <w:r w:rsidR="0006225B">
        <w:t>nues for help if required.</w:t>
      </w:r>
    </w:p>
    <w:p w14:paraId="6B3A6437" w14:textId="542964F4" w:rsidR="00DD68E5" w:rsidRDefault="000C415C" w:rsidP="000C415C">
      <w:pPr>
        <w:spacing w:line="259" w:lineRule="auto"/>
        <w:jc w:val="left"/>
      </w:pPr>
      <w:r>
        <w:br w:type="page"/>
      </w:r>
    </w:p>
    <w:p w14:paraId="26378E5B" w14:textId="77777777" w:rsidR="003F1607" w:rsidRDefault="003F1607" w:rsidP="003F1607">
      <w:pPr>
        <w:pStyle w:val="Heading1"/>
      </w:pPr>
      <w:bookmarkStart w:id="50" w:name="_Toc218885863"/>
      <w:r>
        <w:lastRenderedPageBreak/>
        <w:t>Project Context and Constraints</w:t>
      </w:r>
      <w:bookmarkEnd w:id="50"/>
      <w:r>
        <w:t xml:space="preserve"> </w:t>
      </w:r>
    </w:p>
    <w:p w14:paraId="2D46D098" w14:textId="77777777" w:rsidR="00055FCD" w:rsidRDefault="00055FCD" w:rsidP="00055FCD">
      <w:pPr>
        <w:pStyle w:val="Heading2"/>
      </w:pPr>
      <w:bookmarkStart w:id="51" w:name="_Toc218885864"/>
      <w:r w:rsidRPr="00055FCD">
        <w:t>Team Structure and Leadership Interfaces</w:t>
      </w:r>
      <w:bookmarkEnd w:id="51"/>
    </w:p>
    <w:p w14:paraId="70504E52" w14:textId="016388D2" w:rsidR="00CB4EBB" w:rsidRPr="00CB4EBB" w:rsidRDefault="00CB4EBB" w:rsidP="00CB4EBB">
      <w:pPr>
        <w:pStyle w:val="Heading3"/>
      </w:pPr>
      <w:bookmarkStart w:id="52" w:name="_Toc218885865"/>
      <w:r>
        <w:t>Team Structure</w:t>
      </w:r>
      <w:bookmarkEnd w:id="52"/>
    </w:p>
    <w:p w14:paraId="524B2DC1" w14:textId="362537FE" w:rsidR="001D382B" w:rsidRDefault="00F961F1" w:rsidP="00F961F1">
      <w:r>
        <w:t xml:space="preserve">NU Racing operates under a hierarchical </w:t>
      </w:r>
      <w:r w:rsidR="001F258C">
        <w:t>team</w:t>
      </w:r>
      <w:r>
        <w:t xml:space="preserve"> structure</w:t>
      </w:r>
      <w:r w:rsidR="00134DE8">
        <w:t xml:space="preserve">, </w:t>
      </w:r>
      <w:r w:rsidR="001F258C">
        <w:t xml:space="preserve">depicted in </w:t>
      </w:r>
      <w:r w:rsidR="001F258C">
        <w:fldChar w:fldCharType="begin"/>
      </w:r>
      <w:r w:rsidR="001F258C">
        <w:instrText xml:space="preserve"> REF _Ref218317341 \h </w:instrText>
      </w:r>
      <w:r w:rsidR="001F258C">
        <w:fldChar w:fldCharType="separate"/>
      </w:r>
      <w:r w:rsidR="00886461">
        <w:t xml:space="preserve">Figure </w:t>
      </w:r>
      <w:r w:rsidR="00886461">
        <w:rPr>
          <w:noProof/>
        </w:rPr>
        <w:t>5</w:t>
      </w:r>
      <w:r w:rsidR="00886461">
        <w:t>. NU Racing Team Structure</w:t>
      </w:r>
      <w:r w:rsidR="001F258C">
        <w:fldChar w:fldCharType="end"/>
      </w:r>
      <w:r w:rsidR="00EC697D">
        <w:t>.</w:t>
      </w:r>
      <w:r w:rsidR="00196D1A">
        <w:t xml:space="preserve"> The structure allows </w:t>
      </w:r>
      <w:r w:rsidR="000C2734">
        <w:t>efficient flow of communication during</w:t>
      </w:r>
      <w:r w:rsidR="00510608">
        <w:t xml:space="preserve"> both slow and busy periods of work</w:t>
      </w:r>
      <w:r w:rsidR="005540C1">
        <w:t>.</w:t>
      </w:r>
      <w:r w:rsidR="001D382B">
        <w:t xml:space="preserve"> It also </w:t>
      </w:r>
      <w:r w:rsidR="004D54B9">
        <w:t xml:space="preserve">displays the structure in a well-organised </w:t>
      </w:r>
      <w:r w:rsidR="00284F66">
        <w:t>format for new members joining the team.</w:t>
      </w:r>
    </w:p>
    <w:p w14:paraId="2DAAAE19" w14:textId="30B5170D" w:rsidR="00B14283" w:rsidRDefault="005540C1" w:rsidP="00F961F1">
      <w:r>
        <w:t xml:space="preserve">While effective, the author </w:t>
      </w:r>
      <w:r w:rsidR="00B12021">
        <w:t xml:space="preserve">believes that it is not a hard and fast solution to the </w:t>
      </w:r>
      <w:r w:rsidR="00510608">
        <w:t>team’s</w:t>
      </w:r>
      <w:r w:rsidR="00B12021">
        <w:t xml:space="preserve"> structure</w:t>
      </w:r>
      <w:r w:rsidR="00D9253A">
        <w:t xml:space="preserve">. This became evident at </w:t>
      </w:r>
      <w:r w:rsidR="0052385E">
        <w:t xml:space="preserve">times during the year </w:t>
      </w:r>
      <w:r w:rsidR="00D9253A">
        <w:t>where</w:t>
      </w:r>
      <w:r w:rsidR="0052385E">
        <w:t xml:space="preserve"> </w:t>
      </w:r>
      <w:r w:rsidR="002538D0">
        <w:t>information needed to be relayed to the team, and instead of informing the Team Leader first, then allowing a team post to be sent, it was most efficient to simply inform the individuals present at the time</w:t>
      </w:r>
      <w:r w:rsidR="00283883">
        <w:t xml:space="preserve">, then allow a team post to be sent </w:t>
      </w:r>
      <w:r w:rsidR="001D382B">
        <w:t>later</w:t>
      </w:r>
      <w:r w:rsidR="00283883">
        <w:t>.</w:t>
      </w:r>
    </w:p>
    <w:p w14:paraId="762FDFD0" w14:textId="744B9062" w:rsidR="00624552" w:rsidRDefault="00624552" w:rsidP="00624552">
      <w:pPr>
        <w:pStyle w:val="Heading3"/>
      </w:pPr>
      <w:bookmarkStart w:id="53" w:name="_Toc218885866"/>
      <w:r>
        <w:t>Leadership Interfaces</w:t>
      </w:r>
      <w:bookmarkEnd w:id="53"/>
    </w:p>
    <w:p w14:paraId="38C6EA13" w14:textId="7DB83A87" w:rsidR="00284F66" w:rsidRDefault="00B67791" w:rsidP="00F961F1">
      <w:r>
        <w:t xml:space="preserve">The author’s communication with the Mechatronic Engineers often consisted of Discord posts in the </w:t>
      </w:r>
      <w:r w:rsidR="004C491B">
        <w:t xml:space="preserve">‘mcha’ channel, this was used to give quick updates to the team </w:t>
      </w:r>
      <w:r w:rsidR="0064064A">
        <w:t xml:space="preserve">during the year. In addition to this the author found it valuable to </w:t>
      </w:r>
      <w:r w:rsidR="00DF6DFD">
        <w:t xml:space="preserve">continually check in on members in the Mechatronic team in a casual format. </w:t>
      </w:r>
      <w:r w:rsidR="000B07AA">
        <w:t xml:space="preserve">This was found to be an effective way of gaining updates on where individuals were at in their projects, </w:t>
      </w:r>
      <w:r w:rsidR="00073DE4">
        <w:t xml:space="preserve">allowing bonds to slowly build over time, and as to not </w:t>
      </w:r>
      <w:r w:rsidR="000C6501">
        <w:t xml:space="preserve">pull them away from their work for extended periods of time to have one on one meetings. </w:t>
      </w:r>
    </w:p>
    <w:p w14:paraId="61A1CFCE" w14:textId="2D270C87" w:rsidR="000C6501" w:rsidRDefault="00C736D5" w:rsidP="00F961F1">
      <w:r>
        <w:t xml:space="preserve">This </w:t>
      </w:r>
      <w:r w:rsidR="004A630A">
        <w:t xml:space="preserve">medium of communication for the Mechatronics team had it flaws, as at times there would be periods where individuals would not be present in the NU Teams </w:t>
      </w:r>
      <w:r w:rsidR="006F2B8B">
        <w:t xml:space="preserve">building and would fall behind in work output. When this occurred, it was </w:t>
      </w:r>
      <w:r w:rsidR="004D0824">
        <w:t xml:space="preserve">the role of the author to regain communication with the individual and check-in with </w:t>
      </w:r>
      <w:r w:rsidR="00B9698E">
        <w:t>their technical struggles and well-being</w:t>
      </w:r>
      <w:r w:rsidR="000174BE">
        <w:t>, providing further assistance where required.</w:t>
      </w:r>
    </w:p>
    <w:p w14:paraId="1B41F92E" w14:textId="4F596F7E" w:rsidR="000174BE" w:rsidRDefault="000174BE" w:rsidP="00F961F1">
      <w:r>
        <w:t xml:space="preserve">For projects that had </w:t>
      </w:r>
      <w:r w:rsidR="001D7087">
        <w:t xml:space="preserve">more unknowns about them than others, the author saw it valuable to have weekly 30 minute to </w:t>
      </w:r>
      <w:r w:rsidR="00C07876">
        <w:t>1-hour</w:t>
      </w:r>
      <w:r w:rsidR="001D7087">
        <w:t xml:space="preserve"> meetings with individuals about the project, </w:t>
      </w:r>
      <w:r w:rsidR="00C07876">
        <w:t>to</w:t>
      </w:r>
      <w:r w:rsidR="001D7087">
        <w:t xml:space="preserve"> help structure thoughts and </w:t>
      </w:r>
      <w:r w:rsidR="00C07876">
        <w:t xml:space="preserve">remain on top of progress. The project where this most helped was the </w:t>
      </w:r>
      <w:commentRangeStart w:id="54"/>
      <w:r w:rsidR="00C07876">
        <w:t>Dynamotor</w:t>
      </w:r>
      <w:commentRangeEnd w:id="54"/>
      <w:r>
        <w:rPr>
          <w:rStyle w:val="CommentReference"/>
          <w:sz w:val="22"/>
          <w:szCs w:val="22"/>
        </w:rPr>
        <w:commentReference w:id="54"/>
      </w:r>
      <w:r w:rsidR="00C07876">
        <w:t xml:space="preserve"> </w:t>
      </w:r>
      <w:r w:rsidR="00CB34FF">
        <w:t xml:space="preserve">project, initially with just Samuel Connett handling the electronics </w:t>
      </w:r>
      <w:r w:rsidR="007509F7">
        <w:t xml:space="preserve">and control side, then </w:t>
      </w:r>
      <w:r w:rsidR="004575C5">
        <w:t xml:space="preserve">later </w:t>
      </w:r>
      <w:r w:rsidR="007509F7">
        <w:t xml:space="preserve">with the addition of Victoria </w:t>
      </w:r>
      <w:r w:rsidR="004575C5">
        <w:t xml:space="preserve">Daniela to </w:t>
      </w:r>
      <w:r w:rsidR="00821FFB">
        <w:t xml:space="preserve">design the mechanical aspects. The </w:t>
      </w:r>
      <w:r w:rsidR="007960A7">
        <w:t>weekly meetings along with a ‘</w:t>
      </w:r>
      <w:r w:rsidR="00CD2679">
        <w:t xml:space="preserve">Dyno Progress Meeting’ Excel document </w:t>
      </w:r>
      <w:r w:rsidR="007960A7">
        <w:t xml:space="preserve">helped to keep both individuals on track with their projects throughout the </w:t>
      </w:r>
      <w:r w:rsidR="00CD2679">
        <w:t>semesters</w:t>
      </w:r>
      <w:r w:rsidR="00DC25CC">
        <w:t xml:space="preserve">. </w:t>
      </w:r>
      <w:r w:rsidR="007744DC">
        <w:t xml:space="preserve">Agenda for these meetings were often going through what the individual had filled out in the Excel document, </w:t>
      </w:r>
      <w:r w:rsidR="00085015">
        <w:t>of what they had done in the week, what they will do the following week, any challenges they had, and any areas where they needed help</w:t>
      </w:r>
      <w:r w:rsidR="001C1AF8">
        <w:t xml:space="preserve">. Checking over these often brought up points of discussion, that </w:t>
      </w:r>
      <w:commentRangeStart w:id="55"/>
      <w:r w:rsidR="001C1AF8">
        <w:t xml:space="preserve">was </w:t>
      </w:r>
      <w:commentRangeEnd w:id="55"/>
      <w:r>
        <w:rPr>
          <w:rStyle w:val="CommentReference"/>
          <w:sz w:val="22"/>
          <w:szCs w:val="22"/>
        </w:rPr>
        <w:commentReference w:id="55"/>
      </w:r>
      <w:r w:rsidR="001C1AF8">
        <w:t xml:space="preserve">then </w:t>
      </w:r>
      <w:r w:rsidR="00825C22">
        <w:t xml:space="preserve">written down in a discussions section after the meeting. </w:t>
      </w:r>
      <w:r w:rsidR="003E5228">
        <w:t xml:space="preserve">The ‘Dyno </w:t>
      </w:r>
      <w:r w:rsidR="003E5228">
        <w:lastRenderedPageBreak/>
        <w:t xml:space="preserve">Progress Meeting’ Excel can be found in the NU Teams SharePoint, with an example snippet shown in </w:t>
      </w:r>
      <w:r w:rsidR="003E5228">
        <w:fldChar w:fldCharType="begin"/>
      </w:r>
      <w:r w:rsidR="003E5228">
        <w:instrText xml:space="preserve"> REF _Ref218318923 \h </w:instrText>
      </w:r>
      <w:r w:rsidR="003E5228">
        <w:fldChar w:fldCharType="separate"/>
      </w:r>
      <w:r w:rsidR="00886461">
        <w:t xml:space="preserve">Figure </w:t>
      </w:r>
      <w:r w:rsidR="00886461">
        <w:rPr>
          <w:noProof/>
        </w:rPr>
        <w:t>6</w:t>
      </w:r>
      <w:r w:rsidR="00886461">
        <w:t>. Dyno Progress Meeting Excel Snippet</w:t>
      </w:r>
      <w:r w:rsidR="003E5228">
        <w:fldChar w:fldCharType="end"/>
      </w:r>
      <w:r w:rsidR="00EC697D">
        <w:t>.</w:t>
      </w:r>
    </w:p>
    <w:p w14:paraId="2477C4C8" w14:textId="77777777" w:rsidR="00B14283" w:rsidRDefault="00B14283" w:rsidP="00B14283">
      <w:pPr>
        <w:keepNext/>
        <w:jc w:val="center"/>
      </w:pPr>
      <w:r w:rsidRPr="00B14283">
        <w:rPr>
          <w:noProof/>
        </w:rPr>
        <w:drawing>
          <wp:inline distT="0" distB="0" distL="0" distR="0" wp14:anchorId="042BFA6A" wp14:editId="5CE37A07">
            <wp:extent cx="5731510" cy="3239770"/>
            <wp:effectExtent l="0" t="0" r="2540" b="0"/>
            <wp:docPr id="173060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4694" name=""/>
                    <pic:cNvPicPr/>
                  </pic:nvPicPr>
                  <pic:blipFill>
                    <a:blip r:embed="rId28"/>
                    <a:stretch>
                      <a:fillRect/>
                    </a:stretch>
                  </pic:blipFill>
                  <pic:spPr>
                    <a:xfrm>
                      <a:off x="0" y="0"/>
                      <a:ext cx="5731510" cy="3239770"/>
                    </a:xfrm>
                    <a:prstGeom prst="rect">
                      <a:avLst/>
                    </a:prstGeom>
                  </pic:spPr>
                </pic:pic>
              </a:graphicData>
            </a:graphic>
          </wp:inline>
        </w:drawing>
      </w:r>
    </w:p>
    <w:p w14:paraId="1201764B" w14:textId="7C8DDC0A" w:rsidR="00B14283" w:rsidRDefault="00B14283" w:rsidP="00B14283">
      <w:pPr>
        <w:pStyle w:val="Caption"/>
        <w:jc w:val="center"/>
      </w:pPr>
      <w:bookmarkStart w:id="56" w:name="_Ref218317341"/>
      <w:bookmarkStart w:id="57" w:name="_Toc218885956"/>
      <w:commentRangeStart w:id="58"/>
      <w:r>
        <w:t xml:space="preserve">Figure </w:t>
      </w:r>
      <w:fldSimple w:instr=" SEQ Figure \* ARABIC ">
        <w:r w:rsidR="00886461">
          <w:rPr>
            <w:noProof/>
          </w:rPr>
          <w:t>5</w:t>
        </w:r>
      </w:fldSimple>
      <w:r>
        <w:t>. NU Racing Team Structure</w:t>
      </w:r>
      <w:bookmarkEnd w:id="56"/>
      <w:bookmarkEnd w:id="57"/>
      <w:commentRangeEnd w:id="58"/>
      <w:r>
        <w:rPr>
          <w:rStyle w:val="CommentReference"/>
          <w:sz w:val="18"/>
          <w:szCs w:val="18"/>
        </w:rPr>
        <w:commentReference w:id="58"/>
      </w:r>
    </w:p>
    <w:p w14:paraId="47F886CE" w14:textId="77777777" w:rsidR="00DC25CC" w:rsidRDefault="00167457" w:rsidP="00DC25CC">
      <w:pPr>
        <w:keepNext/>
        <w:jc w:val="center"/>
      </w:pPr>
      <w:r w:rsidRPr="00167457">
        <w:rPr>
          <w:noProof/>
        </w:rPr>
        <w:drawing>
          <wp:inline distT="0" distB="0" distL="0" distR="0" wp14:anchorId="3F4ECFA6" wp14:editId="7C8301FB">
            <wp:extent cx="5731510" cy="2484120"/>
            <wp:effectExtent l="0" t="0" r="2540" b="0"/>
            <wp:docPr id="113554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0207" name=""/>
                    <pic:cNvPicPr/>
                  </pic:nvPicPr>
                  <pic:blipFill>
                    <a:blip r:embed="rId29"/>
                    <a:stretch>
                      <a:fillRect/>
                    </a:stretch>
                  </pic:blipFill>
                  <pic:spPr>
                    <a:xfrm>
                      <a:off x="0" y="0"/>
                      <a:ext cx="5734814" cy="2485552"/>
                    </a:xfrm>
                    <a:prstGeom prst="rect">
                      <a:avLst/>
                    </a:prstGeom>
                  </pic:spPr>
                </pic:pic>
              </a:graphicData>
            </a:graphic>
          </wp:inline>
        </w:drawing>
      </w:r>
    </w:p>
    <w:p w14:paraId="42B4DD7A" w14:textId="0D23F068" w:rsidR="00EC697D" w:rsidRDefault="00DC25CC" w:rsidP="00DC25CC">
      <w:pPr>
        <w:pStyle w:val="Caption"/>
        <w:jc w:val="center"/>
      </w:pPr>
      <w:bookmarkStart w:id="59" w:name="_Ref218318923"/>
      <w:bookmarkStart w:id="60" w:name="_Toc218885957"/>
      <w:r>
        <w:t xml:space="preserve">Figure </w:t>
      </w:r>
      <w:fldSimple w:instr=" SEQ Figure \* ARABIC ">
        <w:r w:rsidR="00886461">
          <w:rPr>
            <w:noProof/>
          </w:rPr>
          <w:t>6</w:t>
        </w:r>
      </w:fldSimple>
      <w:r>
        <w:t>. Dyno Progress Meeting Excel Snippet</w:t>
      </w:r>
      <w:bookmarkEnd w:id="59"/>
      <w:bookmarkEnd w:id="60"/>
    </w:p>
    <w:p w14:paraId="692CE617" w14:textId="3F67C1EA" w:rsidR="00167457" w:rsidRPr="00EC697D" w:rsidRDefault="00EC697D" w:rsidP="00EC697D">
      <w:pPr>
        <w:spacing w:line="259" w:lineRule="auto"/>
        <w:jc w:val="left"/>
        <w:rPr>
          <w:i/>
          <w:iCs/>
          <w:color w:val="44546A" w:themeColor="text2"/>
          <w:sz w:val="18"/>
          <w:szCs w:val="18"/>
        </w:rPr>
      </w:pPr>
      <w:r>
        <w:br w:type="page"/>
      </w:r>
    </w:p>
    <w:p w14:paraId="10BD157D" w14:textId="77777777" w:rsidR="00055FCD" w:rsidRDefault="00055FCD" w:rsidP="00055FCD">
      <w:pPr>
        <w:pStyle w:val="Heading2"/>
      </w:pPr>
      <w:bookmarkStart w:id="61" w:name="_Toc218885867"/>
      <w:r w:rsidRPr="00055FCD">
        <w:lastRenderedPageBreak/>
        <w:t>Regulatory and Competition Constraints (FSAE-A Rules)</w:t>
      </w:r>
      <w:bookmarkEnd w:id="61"/>
    </w:p>
    <w:p w14:paraId="7FB943A3" w14:textId="77777777" w:rsidR="002E5F27" w:rsidRDefault="002E5F27" w:rsidP="00EC697D">
      <w:r>
        <w:t xml:space="preserve">The engineering problem that FSAE-A gives to teams are as follows “Develop and build a rules compliant single seat race car that could be manufactured by a hypothetical engineering firm to sell at a profit to a weekend autocross racer.” </w:t>
      </w:r>
    </w:p>
    <w:p w14:paraId="33EBFB86" w14:textId="6F167DAC" w:rsidR="008F7AE1" w:rsidRDefault="004E0A1E" w:rsidP="00EC697D">
      <w:r>
        <w:t xml:space="preserve">The </w:t>
      </w:r>
      <w:r w:rsidR="006C2A57">
        <w:t xml:space="preserve">overarching </w:t>
      </w:r>
      <w:r>
        <w:t xml:space="preserve">FSAE-A ruleset </w:t>
      </w:r>
      <w:r w:rsidR="006C2A57">
        <w:t xml:space="preserve">is the same as the FSAE International ruleset, it aims to give detailed constraints in some areas of design, such as safety </w:t>
      </w:r>
      <w:r w:rsidR="004D64A1">
        <w:t xml:space="preserve">and areas where there has been previous incorrect interpretation of rules. But overall attempts to allow for </w:t>
      </w:r>
      <w:r w:rsidR="00563B50">
        <w:t>a wide range of solutions to the problem that it gives to teams</w:t>
      </w:r>
      <w:r w:rsidR="00262A0D">
        <w:t xml:space="preserve">. In addition to the International ruleset, there are also </w:t>
      </w:r>
      <w:r w:rsidR="00F43499">
        <w:t xml:space="preserve">‘FSAE-A Local Rules Addendums’ that are released periodically throughout the year. They </w:t>
      </w:r>
      <w:r w:rsidR="006A3FC6">
        <w:t xml:space="preserve">give further clarification on certain rules from the International ruleset, </w:t>
      </w:r>
      <w:r w:rsidR="003D495E">
        <w:t>to</w:t>
      </w:r>
      <w:r w:rsidR="006A3FC6">
        <w:t xml:space="preserve"> both help teams and outline the differences between the Australasia competition and the International one. </w:t>
      </w:r>
      <w:r w:rsidR="008F7AE1">
        <w:t xml:space="preserve">At times these rulesets are painfully vague with their wording, and it is </w:t>
      </w:r>
      <w:r w:rsidR="003D495E">
        <w:t xml:space="preserve">strongly </w:t>
      </w:r>
      <w:r w:rsidR="008F7AE1">
        <w:t xml:space="preserve">encouraged that further NU Racing students </w:t>
      </w:r>
      <w:r w:rsidR="003D495E">
        <w:t>contact the FSAE-A committee asking for rule clarifications</w:t>
      </w:r>
      <w:r w:rsidR="009134A8">
        <w:t xml:space="preserve">, and </w:t>
      </w:r>
      <w:r w:rsidR="001C0647">
        <w:t xml:space="preserve">store any </w:t>
      </w:r>
      <w:r w:rsidR="009134A8">
        <w:t>replies received, as they serve as evidence</w:t>
      </w:r>
      <w:r w:rsidR="001C0647">
        <w:t xml:space="preserve"> against scrutineers</w:t>
      </w:r>
      <w:r w:rsidR="009134A8">
        <w:t xml:space="preserve"> for the chosen design during Technical Inspection.</w:t>
      </w:r>
    </w:p>
    <w:p w14:paraId="7C80777A" w14:textId="69946240" w:rsidR="00C76A37" w:rsidRDefault="00C76A37" w:rsidP="00EC697D">
      <w:r>
        <w:t>The rules</w:t>
      </w:r>
      <w:r w:rsidR="003F16D8">
        <w:t xml:space="preserve"> and addendums can be found on the SAE Australasia website, </w:t>
      </w:r>
      <w:r w:rsidR="000D67AF">
        <w:t>under ‘Formula SAE-A &gt; Current-Year Competition &gt; Documents &amp; Templates’, screenshot provided</w:t>
      </w:r>
      <w:r w:rsidR="006B5156">
        <w:t xml:space="preserve"> in </w:t>
      </w:r>
      <w:r w:rsidR="006B5156">
        <w:fldChar w:fldCharType="begin"/>
      </w:r>
      <w:r w:rsidR="006B5156">
        <w:instrText xml:space="preserve"> REF _Ref218319938 \h </w:instrText>
      </w:r>
      <w:r w:rsidR="006B5156">
        <w:fldChar w:fldCharType="separate"/>
      </w:r>
      <w:r w:rsidR="00886461">
        <w:t xml:space="preserve">Figure </w:t>
      </w:r>
      <w:r w:rsidR="00886461">
        <w:rPr>
          <w:noProof/>
        </w:rPr>
        <w:t>7</w:t>
      </w:r>
      <w:r w:rsidR="00886461">
        <w:t>. Instructions to Find FSAE-A Rules</w:t>
      </w:r>
      <w:r w:rsidR="006B5156">
        <w:fldChar w:fldCharType="end"/>
      </w:r>
      <w:r w:rsidR="000D67AF">
        <w:t xml:space="preserve">. It is strongly recommended to become familiar with this website early in the year, as </w:t>
      </w:r>
      <w:r w:rsidR="006B5156">
        <w:t>it is messy and all over the place, and it is their main form of communication with teams, outside of direct email communication with the Team Leader.</w:t>
      </w:r>
    </w:p>
    <w:p w14:paraId="2502F392" w14:textId="77777777" w:rsidR="00A760EE" w:rsidRDefault="00A760EE" w:rsidP="00A760EE">
      <w:pPr>
        <w:keepNext/>
        <w:jc w:val="center"/>
      </w:pPr>
      <w:r w:rsidRPr="00A760EE">
        <w:rPr>
          <w:noProof/>
        </w:rPr>
        <w:drawing>
          <wp:inline distT="0" distB="0" distL="0" distR="0" wp14:anchorId="18878303" wp14:editId="47BCC395">
            <wp:extent cx="5731510" cy="2749550"/>
            <wp:effectExtent l="0" t="0" r="2540" b="0"/>
            <wp:docPr id="167640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3892" name=""/>
                    <pic:cNvPicPr/>
                  </pic:nvPicPr>
                  <pic:blipFill>
                    <a:blip r:embed="rId30"/>
                    <a:stretch>
                      <a:fillRect/>
                    </a:stretch>
                  </pic:blipFill>
                  <pic:spPr>
                    <a:xfrm>
                      <a:off x="0" y="0"/>
                      <a:ext cx="5731510" cy="2749550"/>
                    </a:xfrm>
                    <a:prstGeom prst="rect">
                      <a:avLst/>
                    </a:prstGeom>
                  </pic:spPr>
                </pic:pic>
              </a:graphicData>
            </a:graphic>
          </wp:inline>
        </w:drawing>
      </w:r>
    </w:p>
    <w:p w14:paraId="2A838252" w14:textId="62AE6D30" w:rsidR="00A760EE" w:rsidRPr="00EC697D" w:rsidRDefault="00A760EE" w:rsidP="00A760EE">
      <w:pPr>
        <w:pStyle w:val="Caption"/>
        <w:jc w:val="center"/>
      </w:pPr>
      <w:bookmarkStart w:id="62" w:name="_Ref218319938"/>
      <w:bookmarkStart w:id="63" w:name="_Toc218885958"/>
      <w:r>
        <w:t xml:space="preserve">Figure </w:t>
      </w:r>
      <w:fldSimple w:instr=" SEQ Figure \* ARABIC ">
        <w:r w:rsidR="00886461">
          <w:rPr>
            <w:noProof/>
          </w:rPr>
          <w:t>7</w:t>
        </w:r>
      </w:fldSimple>
      <w:r>
        <w:t>. Instructions to Find FSAE-A Rules</w:t>
      </w:r>
      <w:bookmarkEnd w:id="62"/>
      <w:bookmarkEnd w:id="63"/>
    </w:p>
    <w:p w14:paraId="40EE0DB7" w14:textId="77777777" w:rsidR="00055FCD" w:rsidRDefault="00055FCD" w:rsidP="00055FCD">
      <w:pPr>
        <w:pStyle w:val="Heading2"/>
      </w:pPr>
      <w:bookmarkStart w:id="64" w:name="_Toc218885868"/>
      <w:r w:rsidRPr="00055FCD">
        <w:lastRenderedPageBreak/>
        <w:t>Time, Resource, and Budget Constraints</w:t>
      </w:r>
      <w:bookmarkEnd w:id="64"/>
    </w:p>
    <w:p w14:paraId="55935FD2" w14:textId="195A72EB" w:rsidR="00E11FBC" w:rsidRPr="00E11FBC" w:rsidRDefault="00E11FBC" w:rsidP="00E11FBC">
      <w:pPr>
        <w:pStyle w:val="Heading3"/>
      </w:pPr>
      <w:bookmarkStart w:id="65" w:name="_Toc218885869"/>
      <w:r>
        <w:t>Resource Constraints</w:t>
      </w:r>
      <w:bookmarkEnd w:id="65"/>
    </w:p>
    <w:p w14:paraId="1521BADC" w14:textId="3FDE48FC" w:rsidR="006B5156" w:rsidRDefault="0083304E" w:rsidP="006B5156">
      <w:r>
        <w:t xml:space="preserve">At the beginning of the year, </w:t>
      </w:r>
      <w:r w:rsidR="005565A5">
        <w:t xml:space="preserve">the leadership team </w:t>
      </w:r>
      <w:r w:rsidR="00826078">
        <w:t xml:space="preserve">was tasked with creating all the </w:t>
      </w:r>
      <w:r w:rsidR="00515EAF">
        <w:t xml:space="preserve">scopes of work for soon to be NU Racing members of the team. It was a juggling act of </w:t>
      </w:r>
      <w:r w:rsidR="000F229F">
        <w:t xml:space="preserve">ensuring enough technical development was achieved for the year, while remaining within budget, ensuring all individuals had enough work to satisfy </w:t>
      </w:r>
      <w:r w:rsidR="00B45FA3">
        <w:t xml:space="preserve">either </w:t>
      </w:r>
      <w:r w:rsidR="0046217E">
        <w:t xml:space="preserve">FYP </w:t>
      </w:r>
      <w:r w:rsidR="00B45FA3">
        <w:t xml:space="preserve">or Directed Reading </w:t>
      </w:r>
      <w:r w:rsidR="0046217E">
        <w:t>course requirements</w:t>
      </w:r>
      <w:r w:rsidR="00F402B5">
        <w:t xml:space="preserve"> and</w:t>
      </w:r>
      <w:r w:rsidR="0046217E">
        <w:t xml:space="preserve"> that members of the leadership team would not become over</w:t>
      </w:r>
      <w:r w:rsidR="00F402B5">
        <w:t xml:space="preserve">whelmed with members to </w:t>
      </w:r>
      <w:r w:rsidR="00B45FA3">
        <w:t>manage</w:t>
      </w:r>
      <w:r w:rsidR="00F402B5">
        <w:t xml:space="preserve">. </w:t>
      </w:r>
    </w:p>
    <w:p w14:paraId="5DE35C40" w14:textId="62C5BC31" w:rsidR="002A1CAF" w:rsidRDefault="00670EA2" w:rsidP="006B5156">
      <w:commentRangeStart w:id="66"/>
      <w:r>
        <w:t xml:space="preserve">The author had assumed to receive a small number of students who studied the Mechatronics Engineering </w:t>
      </w:r>
      <w:r w:rsidR="00FD271A">
        <w:t>degree but</w:t>
      </w:r>
      <w:r>
        <w:t xml:space="preserve"> was instead met with </w:t>
      </w:r>
      <w:r w:rsidR="00F52293">
        <w:t xml:space="preserve">none and </w:t>
      </w:r>
      <w:r w:rsidR="00310C7F">
        <w:t>the team got</w:t>
      </w:r>
      <w:r w:rsidR="00F52293">
        <w:t xml:space="preserve"> many Mechanical students</w:t>
      </w:r>
      <w:r w:rsidR="00FD271A">
        <w:t>.</w:t>
      </w:r>
      <w:commentRangeEnd w:id="66"/>
      <w:r>
        <w:rPr>
          <w:rStyle w:val="CommentReference"/>
          <w:sz w:val="22"/>
          <w:szCs w:val="22"/>
        </w:rPr>
        <w:commentReference w:id="66"/>
      </w:r>
      <w:r w:rsidR="00FD271A">
        <w:t xml:space="preserve"> To remedy this the </w:t>
      </w:r>
      <w:r w:rsidR="00F52293">
        <w:t xml:space="preserve">leadership team </w:t>
      </w:r>
      <w:r w:rsidR="009B45B8">
        <w:t>picked those who were most interested in Mechatronic roles, as well as who would excel best in them</w:t>
      </w:r>
      <w:r w:rsidR="003500BE">
        <w:t xml:space="preserve">, based off </w:t>
      </w:r>
      <w:r w:rsidR="009E76AA">
        <w:t>limited interaction with the individuals</w:t>
      </w:r>
      <w:r w:rsidR="009B45B8">
        <w:t>.</w:t>
      </w:r>
      <w:r w:rsidR="0092082B">
        <w:t xml:space="preserve"> This </w:t>
      </w:r>
      <w:r w:rsidR="00B13CA2">
        <w:t xml:space="preserve">principle was followed because if a project is given to an individual with little interest in it, then they will not </w:t>
      </w:r>
      <w:r w:rsidR="000D3765">
        <w:t xml:space="preserve">put much care or create much output </w:t>
      </w:r>
      <w:r w:rsidR="002A1CAF">
        <w:t>during the year.</w:t>
      </w:r>
      <w:r w:rsidR="009B45B8">
        <w:t xml:space="preserve"> </w:t>
      </w:r>
    </w:p>
    <w:p w14:paraId="691354CA" w14:textId="1EDFE6EF" w:rsidR="00BA0601" w:rsidRDefault="00BA0601" w:rsidP="00BA0601">
      <w:pPr>
        <w:pStyle w:val="Heading3"/>
      </w:pPr>
      <w:bookmarkStart w:id="67" w:name="_Toc218885870"/>
      <w:r>
        <w:t>Budget Constraints</w:t>
      </w:r>
      <w:bookmarkEnd w:id="67"/>
    </w:p>
    <w:p w14:paraId="57E657BC" w14:textId="74A349AB" w:rsidR="00BA0601" w:rsidRDefault="00BA0601" w:rsidP="00BA0601">
      <w:r>
        <w:t>2025 saw a 2</w:t>
      </w:r>
      <w:r w:rsidR="00790598">
        <w:t>3</w:t>
      </w:r>
      <w:r>
        <w:t xml:space="preserve">% decrease in budget from 2024, from </w:t>
      </w:r>
      <w:r w:rsidR="00AE7293">
        <w:t xml:space="preserve">$90,000 down to </w:t>
      </w:r>
      <w:r w:rsidR="00C46006">
        <w:t>$6</w:t>
      </w:r>
      <w:r w:rsidR="00602711">
        <w:t>9</w:t>
      </w:r>
      <w:r w:rsidR="00C46006">
        <w:t>,000</w:t>
      </w:r>
      <w:r w:rsidR="009F5DD1">
        <w:t xml:space="preserve">. This significantly impacted the scope of projects that the leadership team could produce. </w:t>
      </w:r>
      <w:r w:rsidR="002E5930">
        <w:t xml:space="preserve">In 2024, the University of Newcastle </w:t>
      </w:r>
      <w:r w:rsidR="005D3AD3">
        <w:t xml:space="preserve">had a system where NU Teams would be injected with a boost of money </w:t>
      </w:r>
      <w:r w:rsidR="008B5375">
        <w:t>halfway</w:t>
      </w:r>
      <w:r w:rsidR="005D3AD3">
        <w:t xml:space="preserve"> through the year, but in 2025, this had been removed, causing further budget constraints and concerns from the leadership team.</w:t>
      </w:r>
    </w:p>
    <w:p w14:paraId="389F109A" w14:textId="35CF6AC8" w:rsidR="002E3BC4" w:rsidRDefault="0079423D" w:rsidP="00BA0601">
      <w:r>
        <w:t>The leadership team was tasked with creating a budget, summarising where money was to be spent during the year</w:t>
      </w:r>
      <w:r w:rsidR="002B020B">
        <w:t>. It was encouraged to make three versions of this budget, each version promptly named ‘Splurge’, ‘</w:t>
      </w:r>
      <w:r w:rsidR="00614DD9">
        <w:t>Realistic’ and ‘Skeleton’.</w:t>
      </w:r>
      <w:r w:rsidR="00CC3F45">
        <w:t xml:space="preserve"> Within each budget </w:t>
      </w:r>
      <w:r w:rsidR="004A7277">
        <w:t xml:space="preserve">giving an initial cost for the item, then with a confidence percentage on top, to show the NU Teams Director </w:t>
      </w:r>
      <w:r w:rsidR="00B97235">
        <w:t>that</w:t>
      </w:r>
      <w:r w:rsidR="00F05548">
        <w:t xml:space="preserve"> the team understood where there would be unknowns and possible money sinks in a project, and where there </w:t>
      </w:r>
      <w:r w:rsidR="00F35A80">
        <w:t>were</w:t>
      </w:r>
      <w:r w:rsidR="00F05548">
        <w:t xml:space="preserve"> not.</w:t>
      </w:r>
      <w:r w:rsidR="00614DD9">
        <w:t xml:space="preserve"> </w:t>
      </w:r>
      <w:r w:rsidR="00E40CCC">
        <w:t xml:space="preserve">Splurge </w:t>
      </w:r>
      <w:r w:rsidR="00F35A80">
        <w:t>was</w:t>
      </w:r>
      <w:r w:rsidR="00E40CCC">
        <w:t xml:space="preserve"> made to see how much money the team could spend, if given no constraints, </w:t>
      </w:r>
      <w:r w:rsidR="00CE7492">
        <w:t xml:space="preserve">this ended up being </w:t>
      </w:r>
      <w:r w:rsidR="006F42F9">
        <w:t xml:space="preserve">around </w:t>
      </w:r>
      <w:r w:rsidR="00CE7492">
        <w:t xml:space="preserve">$166,000. Realistic, </w:t>
      </w:r>
      <w:r w:rsidR="006F42F9">
        <w:t>being what the team would ideally receive, of $70,000</w:t>
      </w:r>
      <w:r w:rsidR="00FD68DE">
        <w:t>. Skeleton, what was the smallest amount the team could survive on and still make it to competition, this</w:t>
      </w:r>
      <w:r w:rsidR="00DB4051">
        <w:t xml:space="preserve"> was found to be $53,000. </w:t>
      </w:r>
    </w:p>
    <w:p w14:paraId="40326B54" w14:textId="7315B457" w:rsidR="00DB4051" w:rsidRDefault="00DB4051" w:rsidP="00BA0601">
      <w:r>
        <w:t>The leadership team decided to go with an extremely in-depth</w:t>
      </w:r>
      <w:r w:rsidR="008B5375">
        <w:t>, itemised</w:t>
      </w:r>
      <w:r>
        <w:t xml:space="preserve"> budget, </w:t>
      </w:r>
      <w:r w:rsidR="005501DD">
        <w:t>providing as much detail as possible for each purchase, with the idea of if the number of unknowns were reduced,</w:t>
      </w:r>
      <w:r w:rsidR="003326E0">
        <w:t xml:space="preserve"> the teams </w:t>
      </w:r>
      <w:r w:rsidR="001E75CA">
        <w:t xml:space="preserve">initial </w:t>
      </w:r>
      <w:r w:rsidR="003326E0">
        <w:t xml:space="preserve">budget </w:t>
      </w:r>
      <w:r w:rsidR="001E75CA">
        <w:t xml:space="preserve">of $70,000 </w:t>
      </w:r>
      <w:r w:rsidR="003326E0">
        <w:t xml:space="preserve">would be more likely to be granted. </w:t>
      </w:r>
      <w:r w:rsidR="00E05DEE">
        <w:t xml:space="preserve">Each budget was split into General, </w:t>
      </w:r>
      <w:r w:rsidR="00E05DEE">
        <w:lastRenderedPageBreak/>
        <w:t xml:space="preserve">Mechanical and Mechatronic department purchases. The budget was successfully granted, and the leadership team was given praise </w:t>
      </w:r>
      <w:r w:rsidR="00A54439">
        <w:t>for</w:t>
      </w:r>
      <w:r w:rsidR="00E05DEE">
        <w:t xml:space="preserve"> </w:t>
      </w:r>
      <w:r w:rsidR="001E438A">
        <w:t xml:space="preserve">the </w:t>
      </w:r>
      <w:r w:rsidR="00E05DEE">
        <w:t>work that went into the budgets creation</w:t>
      </w:r>
      <w:r w:rsidR="001E75CA">
        <w:t>.</w:t>
      </w:r>
    </w:p>
    <w:p w14:paraId="155E5871" w14:textId="6D4B37E3" w:rsidR="001E75CA" w:rsidRPr="00BA0601" w:rsidRDefault="001E75CA" w:rsidP="00BA0601">
      <w:r>
        <w:t xml:space="preserve">The creation of the budget was closely linked to the number of projects that the Mechatronics team could undertake. Both </w:t>
      </w:r>
      <w:r w:rsidR="00FB55E9">
        <w:t xml:space="preserve">the scoping document and budget were essentially created </w:t>
      </w:r>
      <w:r w:rsidR="004F6E29">
        <w:t xml:space="preserve">together, as one could not be </w:t>
      </w:r>
      <w:r w:rsidR="00002382">
        <w:t xml:space="preserve">finished </w:t>
      </w:r>
      <w:r w:rsidR="004F6E29">
        <w:t>without the other.</w:t>
      </w:r>
      <w:r w:rsidR="00002382">
        <w:t xml:space="preserve"> It is encouraged that this workflow is followed in </w:t>
      </w:r>
      <w:r w:rsidR="001E1A59">
        <w:t xml:space="preserve">subsequent years, as it gives the team the most likely chance of receiving their desired budget, as it shows NU Teams Directors that the team is acutely aware of </w:t>
      </w:r>
      <w:r w:rsidR="00CC3F45">
        <w:t>any money sinks that could be encountered during the year.</w:t>
      </w:r>
    </w:p>
    <w:p w14:paraId="2F6C475A" w14:textId="559B381A" w:rsidR="00E11FBC" w:rsidRDefault="00E11FBC" w:rsidP="00E11FBC">
      <w:pPr>
        <w:pStyle w:val="Heading3"/>
      </w:pPr>
      <w:bookmarkStart w:id="68" w:name="_Toc218885871"/>
      <w:r>
        <w:t>Timeline</w:t>
      </w:r>
      <w:r w:rsidR="00077EDF">
        <w:t xml:space="preserve"> Constraints</w:t>
      </w:r>
      <w:bookmarkEnd w:id="68"/>
    </w:p>
    <w:p w14:paraId="5CFD3889" w14:textId="3FB8AE68" w:rsidR="004604E9" w:rsidRPr="006B5156" w:rsidRDefault="004604E9" w:rsidP="006B5156">
      <w:r>
        <w:t xml:space="preserve">The author also created a Gantt chart detailing project timelines up to </w:t>
      </w:r>
      <w:r w:rsidR="00F8445B">
        <w:t xml:space="preserve">June of 2025. This helped to see overlaps in project deliverables </w:t>
      </w:r>
      <w:r w:rsidR="005E181E">
        <w:t xml:space="preserve">and potential clashes with integration of projects. </w:t>
      </w:r>
      <w:r w:rsidR="00F0278A">
        <w:t xml:space="preserve">While helpful, the author also recommends that future Mechatronic Department Leads should have a document detailing </w:t>
      </w:r>
      <w:r w:rsidR="00C86057">
        <w:t xml:space="preserve">all remaining </w:t>
      </w:r>
      <w:r w:rsidR="00E4612A">
        <w:t xml:space="preserve">manufacture of a project. To help further detail what still needs to be done before a PCB, for example, </w:t>
      </w:r>
      <w:r w:rsidR="009E3B5D">
        <w:t>can be put on to the car (e.g. enclosure manufactured</w:t>
      </w:r>
      <w:r w:rsidR="0CA35917">
        <w:t>)</w:t>
      </w:r>
      <w:r w:rsidR="6B07BBAE">
        <w:t>.</w:t>
      </w:r>
    </w:p>
    <w:p w14:paraId="0790ECE4" w14:textId="77777777" w:rsidR="00055FCD" w:rsidRDefault="00055FCD" w:rsidP="00055FCD">
      <w:pPr>
        <w:pStyle w:val="Heading2"/>
      </w:pPr>
      <w:bookmarkStart w:id="69" w:name="_Toc218885872"/>
      <w:r w:rsidRPr="00055FCD">
        <w:t>Project Dependencies and External Interfaces</w:t>
      </w:r>
      <w:bookmarkEnd w:id="69"/>
    </w:p>
    <w:p w14:paraId="51184FD9" w14:textId="08CF0601" w:rsidR="005F6362" w:rsidRDefault="003F0487" w:rsidP="005F6362">
      <w:r>
        <w:t xml:space="preserve">Being the Lead of the electrical systems on the car, this project was heavily reliant on </w:t>
      </w:r>
      <w:r w:rsidR="00855445">
        <w:t xml:space="preserve">both individuals of the Mechatronics and Mechanical team, to get the </w:t>
      </w:r>
      <w:r w:rsidR="00AC06AF">
        <w:t xml:space="preserve">PCB, software and sensor integration done, but also </w:t>
      </w:r>
      <w:commentRangeStart w:id="70"/>
      <w:r w:rsidR="00AC06AF">
        <w:t>how to</w:t>
      </w:r>
      <w:commentRangeEnd w:id="70"/>
      <w:r>
        <w:rPr>
          <w:rStyle w:val="CommentReference"/>
          <w:sz w:val="22"/>
          <w:szCs w:val="22"/>
        </w:rPr>
        <w:commentReference w:id="70"/>
      </w:r>
      <w:r w:rsidR="00AC06AF">
        <w:t xml:space="preserve"> effectively package </w:t>
      </w:r>
      <w:r w:rsidR="0084663C">
        <w:t>all hardware components onto the car neatly. Th</w:t>
      </w:r>
      <w:r w:rsidR="00AB1CDA">
        <w:t>ere was a large need for clean and consistent communication between the Mechatronic Department Lead Engineer and the Mechanical Department Lead Engineer</w:t>
      </w:r>
      <w:r w:rsidR="003B0F35">
        <w:t xml:space="preserve">. This was found to be most efficient form of communication between the departments as both individuals were most up to date </w:t>
      </w:r>
      <w:r w:rsidR="008B0DAE">
        <w:t xml:space="preserve">across their </w:t>
      </w:r>
      <w:r w:rsidR="00A02C74">
        <w:t>department and</w:t>
      </w:r>
      <w:r w:rsidR="008B0DAE">
        <w:t xml:space="preserve"> were able to see potential clashes in integration early on. </w:t>
      </w:r>
      <w:r w:rsidR="00A02C74">
        <w:t xml:space="preserve">This was one of the areas of struggle during 2025, as there were times of inconsistent communication between the Department Leaders, which would lead to delays </w:t>
      </w:r>
      <w:r w:rsidR="00C84FB5">
        <w:t xml:space="preserve">in new component integrations, and ultimately </w:t>
      </w:r>
      <w:r w:rsidR="00CA70E3">
        <w:t>less track testing.</w:t>
      </w:r>
    </w:p>
    <w:p w14:paraId="6CFACF51" w14:textId="77777777" w:rsidR="007E3304" w:rsidRDefault="00CA70E3" w:rsidP="005F6362">
      <w:r>
        <w:t xml:space="preserve">External interfaces for this project consisted of </w:t>
      </w:r>
      <w:r w:rsidR="00145FC3">
        <w:t xml:space="preserve">liaising with companies for component purchasing, as well as PCB manufacture. </w:t>
      </w:r>
      <w:r w:rsidR="00AC4421">
        <w:t xml:space="preserve">It is recommended that future Mechatronic Department Lead Engineers and other NU Racing students become comfortable with sending emails to companies asking for product updates, as well as potential sponsorships, </w:t>
      </w:r>
      <w:r w:rsidR="007E3304">
        <w:t>to</w:t>
      </w:r>
      <w:r w:rsidR="00AC4421">
        <w:t xml:space="preserve"> save the team money where possible. </w:t>
      </w:r>
    </w:p>
    <w:p w14:paraId="3C5CF0A6" w14:textId="7B55D36A" w:rsidR="00CF05B5" w:rsidRDefault="007E3304" w:rsidP="003F1607">
      <w:r>
        <w:t xml:space="preserve">When liaising with external companies, it is recommended to </w:t>
      </w:r>
      <w:r w:rsidR="00800223">
        <w:t xml:space="preserve">use a NU Teams/NU Racing email signature at the end of all emails. This helps with </w:t>
      </w:r>
      <w:r w:rsidR="000B6C62">
        <w:t xml:space="preserve">showing the company the </w:t>
      </w:r>
      <w:r w:rsidR="00F20E1F">
        <w:t>team’s</w:t>
      </w:r>
      <w:r w:rsidR="000B6C62">
        <w:t xml:space="preserve"> professionalism, helping yourself become familiar with using email signatures, as well as </w:t>
      </w:r>
      <w:r w:rsidR="00C40989">
        <w:t xml:space="preserve">helping the </w:t>
      </w:r>
      <w:r w:rsidR="00800223">
        <w:t xml:space="preserve">company learning </w:t>
      </w:r>
      <w:r w:rsidR="00800223">
        <w:lastRenderedPageBreak/>
        <w:t>who you are</w:t>
      </w:r>
      <w:r w:rsidR="00C40989">
        <w:t>. An example signature has been attached in</w:t>
      </w:r>
      <w:r w:rsidR="00020372">
        <w:t xml:space="preserve"> the Appendix,</w:t>
      </w:r>
      <w:r w:rsidR="00C40989">
        <w:t xml:space="preserve"> </w:t>
      </w:r>
      <w:r w:rsidR="00020372">
        <w:fldChar w:fldCharType="begin"/>
      </w:r>
      <w:r w:rsidR="00020372">
        <w:instrText xml:space="preserve"> REF _Ref218324058 \h </w:instrText>
      </w:r>
      <w:r w:rsidR="00020372">
        <w:fldChar w:fldCharType="separate"/>
      </w:r>
      <w:r w:rsidR="00886461">
        <w:t>Appendix A - Email Signature</w:t>
      </w:r>
      <w:r w:rsidR="00020372">
        <w:fldChar w:fldCharType="end"/>
      </w:r>
      <w:r w:rsidR="00020372">
        <w:t>;</w:t>
      </w:r>
      <w:r w:rsidR="00C40989">
        <w:t xml:space="preserve"> </w:t>
      </w:r>
      <w:r w:rsidR="00C966D5">
        <w:t>the author encourages readers to use it and edit it to be their own</w:t>
      </w:r>
      <w:r w:rsidR="00F20E1F">
        <w:t>.</w:t>
      </w:r>
    </w:p>
    <w:p w14:paraId="3E5B433D" w14:textId="7FE915A7" w:rsidR="003F1607" w:rsidRDefault="00CF05B5" w:rsidP="00CF05B5">
      <w:pPr>
        <w:spacing w:line="259" w:lineRule="auto"/>
        <w:jc w:val="left"/>
      </w:pPr>
      <w:r>
        <w:br w:type="page"/>
      </w:r>
    </w:p>
    <w:p w14:paraId="5488D25A" w14:textId="6EDADB84" w:rsidR="003F1607" w:rsidRDefault="00BB35E3" w:rsidP="003F1607">
      <w:pPr>
        <w:pStyle w:val="Heading1"/>
      </w:pPr>
      <w:bookmarkStart w:id="71" w:name="_Toc218885873"/>
      <w:r>
        <w:lastRenderedPageBreak/>
        <w:t>Responsibilities</w:t>
      </w:r>
      <w:r w:rsidR="003F1607">
        <w:t xml:space="preserve"> and Management Approach</w:t>
      </w:r>
      <w:bookmarkEnd w:id="71"/>
    </w:p>
    <w:p w14:paraId="3F4BD525" w14:textId="77777777" w:rsidR="00363125" w:rsidRDefault="00363125" w:rsidP="00363125">
      <w:pPr>
        <w:pStyle w:val="Heading2"/>
      </w:pPr>
      <w:bookmarkStart w:id="72" w:name="_Toc218885874"/>
      <w:r w:rsidRPr="00363125">
        <w:t>Technical Responsibilities of the Mechatronic Department Lead</w:t>
      </w:r>
      <w:bookmarkEnd w:id="72"/>
    </w:p>
    <w:p w14:paraId="2E3A96AA" w14:textId="1F023ADA" w:rsidR="005433E0" w:rsidRDefault="00B85D9B" w:rsidP="005433E0">
      <w:r>
        <w:t xml:space="preserve">Technical Responsibilities for the 2025 </w:t>
      </w:r>
      <w:r w:rsidRPr="00363125">
        <w:t>Mechatronic Department Lead</w:t>
      </w:r>
      <w:r>
        <w:t xml:space="preserve"> were as follows:</w:t>
      </w:r>
    </w:p>
    <w:p w14:paraId="7C1721D8" w14:textId="658045C0" w:rsidR="00B85D9B" w:rsidRDefault="000A069C" w:rsidP="001C17B8">
      <w:pPr>
        <w:pStyle w:val="ListParagraph"/>
        <w:numPr>
          <w:ilvl w:val="0"/>
          <w:numId w:val="18"/>
        </w:numPr>
      </w:pPr>
      <w:r>
        <w:t>Maintain consistent and reliable validation of systems</w:t>
      </w:r>
    </w:p>
    <w:p w14:paraId="451EB691" w14:textId="56CB25DF" w:rsidR="00F77C21" w:rsidRDefault="00F77C21" w:rsidP="001C17B8">
      <w:pPr>
        <w:pStyle w:val="ListParagraph"/>
        <w:numPr>
          <w:ilvl w:val="0"/>
          <w:numId w:val="18"/>
        </w:numPr>
      </w:pPr>
      <w:r>
        <w:t>Overview data collection from onboard vehicle data logger</w:t>
      </w:r>
    </w:p>
    <w:p w14:paraId="64502B15" w14:textId="7B7B7C05" w:rsidR="006E7BE7" w:rsidRDefault="006E7BE7" w:rsidP="001C17B8">
      <w:pPr>
        <w:pStyle w:val="ListParagraph"/>
        <w:numPr>
          <w:ilvl w:val="0"/>
          <w:numId w:val="18"/>
        </w:numPr>
      </w:pPr>
      <w:r>
        <w:t>System optimisation</w:t>
      </w:r>
    </w:p>
    <w:p w14:paraId="18D6928E" w14:textId="7B494206" w:rsidR="006E7BE7" w:rsidRDefault="006E7BE7" w:rsidP="001C17B8">
      <w:pPr>
        <w:pStyle w:val="ListParagraph"/>
        <w:numPr>
          <w:ilvl w:val="0"/>
          <w:numId w:val="18"/>
        </w:numPr>
      </w:pPr>
      <w:r>
        <w:t>Compliance</w:t>
      </w:r>
    </w:p>
    <w:p w14:paraId="153A38FF" w14:textId="552464C9" w:rsidR="006E7BE7" w:rsidRDefault="00507647" w:rsidP="001C17B8">
      <w:pPr>
        <w:pStyle w:val="ListParagraph"/>
        <w:numPr>
          <w:ilvl w:val="0"/>
          <w:numId w:val="18"/>
        </w:numPr>
      </w:pPr>
      <w:r>
        <w:t>Innovation</w:t>
      </w:r>
    </w:p>
    <w:p w14:paraId="30A10755" w14:textId="7FEDC98A" w:rsidR="00507647" w:rsidRDefault="000B0C5E" w:rsidP="001C17B8">
      <w:pPr>
        <w:pStyle w:val="ListParagraph"/>
        <w:numPr>
          <w:ilvl w:val="0"/>
          <w:numId w:val="18"/>
        </w:numPr>
      </w:pPr>
      <w:r>
        <w:t xml:space="preserve">Provide technical knowledge to </w:t>
      </w:r>
      <w:r w:rsidR="00A510E6">
        <w:t>Mechatronics team</w:t>
      </w:r>
    </w:p>
    <w:p w14:paraId="69A11A40" w14:textId="1FEDB8F4" w:rsidR="00A510E6" w:rsidRDefault="00A510E6" w:rsidP="001C17B8">
      <w:pPr>
        <w:pStyle w:val="ListParagraph"/>
        <w:numPr>
          <w:ilvl w:val="0"/>
          <w:numId w:val="18"/>
        </w:numPr>
      </w:pPr>
      <w:r>
        <w:t>Filter information to Chief Engineer and Team Leader</w:t>
      </w:r>
    </w:p>
    <w:p w14:paraId="29A01923" w14:textId="29943942" w:rsidR="00A510E6" w:rsidRDefault="009A62D6" w:rsidP="001C17B8">
      <w:pPr>
        <w:pStyle w:val="ListParagraph"/>
        <w:numPr>
          <w:ilvl w:val="0"/>
          <w:numId w:val="18"/>
        </w:numPr>
      </w:pPr>
      <w:r>
        <w:t>Work with Mechanical Department Lead Engineer</w:t>
      </w:r>
    </w:p>
    <w:p w14:paraId="681305B9" w14:textId="69418795" w:rsidR="009A62D6" w:rsidRDefault="009A62D6" w:rsidP="001C17B8">
      <w:pPr>
        <w:pStyle w:val="ListParagraph"/>
        <w:numPr>
          <w:ilvl w:val="0"/>
          <w:numId w:val="18"/>
        </w:numPr>
      </w:pPr>
      <w:r>
        <w:t>Aid in troubleshooting of Mechatronic systems</w:t>
      </w:r>
    </w:p>
    <w:p w14:paraId="6F2F8378" w14:textId="46E9F2EF" w:rsidR="009A62D6" w:rsidRDefault="00F77C21" w:rsidP="001C17B8">
      <w:pPr>
        <w:pStyle w:val="ListParagraph"/>
        <w:numPr>
          <w:ilvl w:val="0"/>
          <w:numId w:val="18"/>
        </w:numPr>
      </w:pPr>
      <w:r>
        <w:t>Resource allocation</w:t>
      </w:r>
    </w:p>
    <w:p w14:paraId="29044873" w14:textId="1706E4A1" w:rsidR="00F77C21" w:rsidRDefault="00F77C21" w:rsidP="001C17B8">
      <w:pPr>
        <w:pStyle w:val="ListParagraph"/>
        <w:numPr>
          <w:ilvl w:val="0"/>
          <w:numId w:val="18"/>
        </w:numPr>
      </w:pPr>
      <w:r>
        <w:t xml:space="preserve">Timeline management </w:t>
      </w:r>
    </w:p>
    <w:p w14:paraId="5B45190C" w14:textId="1AFD7406" w:rsidR="009253FB" w:rsidRDefault="00F40349" w:rsidP="001C17B8">
      <w:pPr>
        <w:pStyle w:val="ListParagraph"/>
        <w:numPr>
          <w:ilvl w:val="0"/>
          <w:numId w:val="18"/>
        </w:numPr>
      </w:pPr>
      <w:r>
        <w:t>Budget overview</w:t>
      </w:r>
    </w:p>
    <w:p w14:paraId="527BA4A8" w14:textId="06656E50" w:rsidR="009253FB" w:rsidRDefault="009253FB" w:rsidP="001C17B8">
      <w:pPr>
        <w:pStyle w:val="ListParagraph"/>
        <w:numPr>
          <w:ilvl w:val="0"/>
          <w:numId w:val="18"/>
        </w:numPr>
      </w:pPr>
      <w:r>
        <w:t>Competition Technical Inspection and preparation</w:t>
      </w:r>
    </w:p>
    <w:p w14:paraId="348A90E5" w14:textId="2F1D9666" w:rsidR="002853DA" w:rsidRDefault="002853DA" w:rsidP="001C17B8">
      <w:pPr>
        <w:pStyle w:val="ListParagraph"/>
        <w:numPr>
          <w:ilvl w:val="1"/>
          <w:numId w:val="18"/>
        </w:numPr>
      </w:pPr>
      <w:r>
        <w:t>Electrical Safety Officer while at competition</w:t>
      </w:r>
    </w:p>
    <w:p w14:paraId="4B17C9B5" w14:textId="3FACEAD0" w:rsidR="00F40349" w:rsidRDefault="00A21DDE" w:rsidP="001C17B8">
      <w:pPr>
        <w:pStyle w:val="ListParagraph"/>
        <w:numPr>
          <w:ilvl w:val="0"/>
          <w:numId w:val="18"/>
        </w:numPr>
      </w:pPr>
      <w:r>
        <w:t xml:space="preserve">Help with Design event </w:t>
      </w:r>
      <w:r w:rsidR="00CF05B5">
        <w:t xml:space="preserve">and </w:t>
      </w:r>
      <w:r>
        <w:t>preparation</w:t>
      </w:r>
    </w:p>
    <w:p w14:paraId="4A81A677" w14:textId="4C619114" w:rsidR="00CF05B5" w:rsidRDefault="00CF05B5" w:rsidP="001C17B8">
      <w:pPr>
        <w:pStyle w:val="ListParagraph"/>
        <w:numPr>
          <w:ilvl w:val="0"/>
          <w:numId w:val="18"/>
        </w:numPr>
      </w:pPr>
      <w:r>
        <w:t>Help with Cost event and preparation</w:t>
      </w:r>
    </w:p>
    <w:p w14:paraId="1785C8A2" w14:textId="68A0A28D" w:rsidR="009253FB" w:rsidRDefault="00100F98" w:rsidP="001C17B8">
      <w:pPr>
        <w:pStyle w:val="ListParagraph"/>
        <w:numPr>
          <w:ilvl w:val="0"/>
          <w:numId w:val="18"/>
        </w:numPr>
      </w:pPr>
      <w:r>
        <w:t>Aid with preparing the car for each dynamic event at Competition</w:t>
      </w:r>
    </w:p>
    <w:p w14:paraId="2133EC84" w14:textId="5AE84F19" w:rsidR="00100F98" w:rsidRDefault="00363125" w:rsidP="00100F98">
      <w:pPr>
        <w:pStyle w:val="Heading2"/>
      </w:pPr>
      <w:bookmarkStart w:id="73" w:name="_Toc218885875"/>
      <w:r w:rsidRPr="00363125">
        <w:t>Safety, Compliance, and Quality Assurance Responsibilities</w:t>
      </w:r>
      <w:bookmarkEnd w:id="73"/>
    </w:p>
    <w:p w14:paraId="292A42D3" w14:textId="42EE0737" w:rsidR="009228A5" w:rsidRPr="009228A5" w:rsidRDefault="009228A5" w:rsidP="009228A5">
      <w:pPr>
        <w:pStyle w:val="Heading3"/>
      </w:pPr>
      <w:bookmarkStart w:id="74" w:name="_Toc218885876"/>
      <w:r>
        <w:t>Safety</w:t>
      </w:r>
      <w:r w:rsidR="00946F98">
        <w:t>-Critical System Oversight</w:t>
      </w:r>
      <w:bookmarkEnd w:id="74"/>
    </w:p>
    <w:p w14:paraId="5F8E3445" w14:textId="2CEE17E1" w:rsidR="00DB69A6" w:rsidRDefault="00206795" w:rsidP="00532BB7">
      <w:r>
        <w:t xml:space="preserve">Safety of team members was </w:t>
      </w:r>
      <w:r w:rsidR="00F71CF3">
        <w:t xml:space="preserve">always </w:t>
      </w:r>
      <w:r>
        <w:t xml:space="preserve">the number one priority. </w:t>
      </w:r>
      <w:r w:rsidR="00FE3707">
        <w:t xml:space="preserve">The author aided with this </w:t>
      </w:r>
      <w:r w:rsidR="004465EE">
        <w:t>in the following ways</w:t>
      </w:r>
      <w:r w:rsidR="00F71CF3">
        <w:t>:</w:t>
      </w:r>
      <w:r w:rsidR="004465EE">
        <w:t xml:space="preserve"> </w:t>
      </w:r>
      <w:r w:rsidR="00FE3707">
        <w:t>ensuring all team members working on the car had correct PPE</w:t>
      </w:r>
      <w:r w:rsidR="008432DD">
        <w:t xml:space="preserve"> and </w:t>
      </w:r>
      <w:r w:rsidR="00C876A9">
        <w:t>informing and training members of the risks they were exposed to when working on electrical systems on the car.</w:t>
      </w:r>
      <w:r w:rsidR="004465EE">
        <w:t xml:space="preserve"> Ensuring all safety-critical systems were functioning correctly before the car was driven, as an example conducting the </w:t>
      </w:r>
      <w:r w:rsidR="00F71CF3">
        <w:t>Accelerator</w:t>
      </w:r>
      <w:r w:rsidR="00195ECB">
        <w:t xml:space="preserve"> Pedal Plausibility Sensor (APPS) check as well as testing the dash shutdown button</w:t>
      </w:r>
      <w:r w:rsidR="00A50817">
        <w:t xml:space="preserve"> and precharge/discharge circuit</w:t>
      </w:r>
      <w:r w:rsidR="00195ECB">
        <w:t xml:space="preserve"> </w:t>
      </w:r>
      <w:r w:rsidR="00C75EB0">
        <w:t xml:space="preserve">after work had </w:t>
      </w:r>
      <w:r w:rsidR="00F71CF3">
        <w:t>halted</w:t>
      </w:r>
      <w:r w:rsidR="00C75EB0">
        <w:t xml:space="preserve"> on the car before a track day. </w:t>
      </w:r>
      <w:r w:rsidR="00DB69A6">
        <w:t xml:space="preserve">Other ways include preventing unsafe and untested designs from reaching the car, </w:t>
      </w:r>
      <w:r w:rsidR="002F7D66">
        <w:t xml:space="preserve">enforcing validation and unit testing as much as possible to reduce the risk of a new component reaching the car and harming nearby systems or potentially the driver. </w:t>
      </w:r>
    </w:p>
    <w:p w14:paraId="7B393B3B" w14:textId="09B56AF3" w:rsidR="009228A5" w:rsidRDefault="00946F98" w:rsidP="009228A5">
      <w:pPr>
        <w:pStyle w:val="Heading3"/>
      </w:pPr>
      <w:bookmarkStart w:id="75" w:name="_Toc218885877"/>
      <w:r>
        <w:lastRenderedPageBreak/>
        <w:t xml:space="preserve">Competition </w:t>
      </w:r>
      <w:r w:rsidR="009228A5">
        <w:t>Compliance</w:t>
      </w:r>
      <w:bookmarkEnd w:id="75"/>
    </w:p>
    <w:p w14:paraId="3702D455" w14:textId="1EB53C40" w:rsidR="00751013" w:rsidRDefault="00751013" w:rsidP="00532BB7">
      <w:r>
        <w:t xml:space="preserve">Compliance </w:t>
      </w:r>
      <w:r w:rsidR="009466A7">
        <w:t xml:space="preserve">with FSAE-A regulations </w:t>
      </w:r>
      <w:r w:rsidR="006D062F">
        <w:t xml:space="preserve">was upheld during the design process of new systems. During integration it was acknowledged that </w:t>
      </w:r>
      <w:r w:rsidR="00027EB7">
        <w:t xml:space="preserve">compliance could not always be achieved due to </w:t>
      </w:r>
      <w:r w:rsidR="000F0829">
        <w:t xml:space="preserve">components having issues and safe work arounds being put in place to continue testing. </w:t>
      </w:r>
      <w:r w:rsidR="003C2A21">
        <w:t xml:space="preserve">An example would be that the DCDC on NU25 had to be manually started between power cycles due to </w:t>
      </w:r>
      <w:r w:rsidR="00CF51AA">
        <w:t xml:space="preserve">a </w:t>
      </w:r>
      <w:r w:rsidR="001331E3">
        <w:t>baud</w:t>
      </w:r>
      <w:r w:rsidR="00CF51AA">
        <w:t xml:space="preserve"> rate clash between systems</w:t>
      </w:r>
      <w:r w:rsidR="00DA19DD">
        <w:t xml:space="preserve">. This was not compliant by FSAE-A rules but was fixed later by </w:t>
      </w:r>
      <w:r w:rsidR="0058672F">
        <w:t>having all systems be on the same baud rate again.</w:t>
      </w:r>
    </w:p>
    <w:p w14:paraId="36E74853" w14:textId="5B72814A" w:rsidR="009228A5" w:rsidRDefault="009228A5" w:rsidP="009228A5">
      <w:pPr>
        <w:pStyle w:val="Heading3"/>
      </w:pPr>
      <w:bookmarkStart w:id="76" w:name="_Ref218607335"/>
      <w:bookmarkStart w:id="77" w:name="_Toc218885878"/>
      <w:r>
        <w:t xml:space="preserve">Quality Assurance </w:t>
      </w:r>
      <w:r w:rsidR="00946F98">
        <w:t>and Design Review Process</w:t>
      </w:r>
      <w:bookmarkEnd w:id="76"/>
      <w:bookmarkEnd w:id="77"/>
    </w:p>
    <w:p w14:paraId="5BADE487" w14:textId="7175EE9E" w:rsidR="009228A5" w:rsidRDefault="001F2998" w:rsidP="009228A5">
      <w:r>
        <w:t xml:space="preserve">During the author’s previous experience in NU Racing years, it was acknowledged the importance of quality assurance. Previous year teams had </w:t>
      </w:r>
      <w:r w:rsidR="005821A9">
        <w:t xml:space="preserve">created Design Decision Reviews (DDRs) to aid with the PCB creation process, minimising the chance of </w:t>
      </w:r>
      <w:r w:rsidR="005D1B6D">
        <w:t xml:space="preserve">unreliable and dodgy designs making their way onto the car. The author upheld the DDR standard in 2025, </w:t>
      </w:r>
      <w:r w:rsidR="001331E3">
        <w:t>incorporating</w:t>
      </w:r>
      <w:r w:rsidR="00B446C1">
        <w:t xml:space="preserve"> previous lessons learnt into the DDR, such as a point for </w:t>
      </w:r>
      <w:r w:rsidR="00A7080C">
        <w:t xml:space="preserve">ensuring </w:t>
      </w:r>
      <w:r w:rsidR="00B446C1">
        <w:t xml:space="preserve">fuses </w:t>
      </w:r>
      <w:r w:rsidR="00A7080C">
        <w:t>to be added to traces that would power external systems to the PCB.</w:t>
      </w:r>
      <w:r w:rsidR="0017180B">
        <w:t xml:space="preserve"> </w:t>
      </w:r>
    </w:p>
    <w:p w14:paraId="3256AA16" w14:textId="1C3318F3" w:rsidR="0017180B" w:rsidRDefault="0017180B" w:rsidP="009228A5">
      <w:r>
        <w:t>Other areas include holding a documentation standard for any test procedures or validation conducted throughout the year</w:t>
      </w:r>
      <w:r w:rsidR="0079679B">
        <w:t>, maintaining consistent version control between PCB iterations,</w:t>
      </w:r>
      <w:r w:rsidR="00D05A71">
        <w:t xml:space="preserve"> and training individuals on manufacturing looms. </w:t>
      </w:r>
      <w:r w:rsidR="001331E3">
        <w:t>Crimping</w:t>
      </w:r>
      <w:r w:rsidR="00D05A71">
        <w:t xml:space="preserve"> of pins</w:t>
      </w:r>
      <w:r w:rsidR="00064151">
        <w:t xml:space="preserve"> (DT and Molex)</w:t>
      </w:r>
      <w:r w:rsidR="00D05A71">
        <w:t xml:space="preserve">, </w:t>
      </w:r>
      <w:r w:rsidR="00F71CF3">
        <w:t xml:space="preserve">where </w:t>
      </w:r>
      <w:r w:rsidR="00D05A71">
        <w:t xml:space="preserve">often </w:t>
      </w:r>
      <w:r w:rsidR="00F71CF3">
        <w:t xml:space="preserve">the </w:t>
      </w:r>
      <w:r w:rsidR="00064151">
        <w:t xml:space="preserve">most </w:t>
      </w:r>
      <w:r w:rsidR="00F71CF3">
        <w:t xml:space="preserve">common issue that caused </w:t>
      </w:r>
      <w:r w:rsidR="00064151">
        <w:t xml:space="preserve">wildly random issues </w:t>
      </w:r>
      <w:r w:rsidR="00F71CF3">
        <w:t xml:space="preserve">to </w:t>
      </w:r>
      <w:r w:rsidR="00064151">
        <w:t>stem from.</w:t>
      </w:r>
    </w:p>
    <w:p w14:paraId="1B22B906" w14:textId="2FC4080F" w:rsidR="00317166" w:rsidRDefault="00317166" w:rsidP="00317166">
      <w:pPr>
        <w:pStyle w:val="Heading3"/>
      </w:pPr>
      <w:bookmarkStart w:id="78" w:name="_Ref218621337"/>
      <w:bookmarkStart w:id="79" w:name="_Toc218885879"/>
      <w:r>
        <w:t>Validation Gates and Readiness Criteria</w:t>
      </w:r>
      <w:bookmarkEnd w:id="78"/>
      <w:bookmarkEnd w:id="79"/>
    </w:p>
    <w:p w14:paraId="57F0EEF5" w14:textId="1499985D" w:rsidR="00891A4B" w:rsidRDefault="00A2131C" w:rsidP="00317166">
      <w:r>
        <w:t xml:space="preserve">Being an overarching team goal of 2025 to </w:t>
      </w:r>
      <w:r w:rsidR="002E1880">
        <w:t xml:space="preserve">increase conducting and documenting validation, the author </w:t>
      </w:r>
      <w:commentRangeStart w:id="80"/>
      <w:r w:rsidR="002E1880">
        <w:t xml:space="preserve">enforced </w:t>
      </w:r>
      <w:commentRangeEnd w:id="80"/>
      <w:r>
        <w:rPr>
          <w:rStyle w:val="CommentReference"/>
          <w:sz w:val="22"/>
          <w:szCs w:val="22"/>
        </w:rPr>
        <w:commentReference w:id="80"/>
      </w:r>
      <w:r w:rsidR="002E1880">
        <w:t xml:space="preserve">within the Mechatronics department by requiring new circuits to </w:t>
      </w:r>
      <w:r w:rsidR="00FD57B4">
        <w:t>be L</w:t>
      </w:r>
      <w:r w:rsidR="00326597">
        <w:t>T</w:t>
      </w:r>
      <w:r w:rsidR="00FD57B4">
        <w:t xml:space="preserve">spice tested (simulated), proving their functionality, </w:t>
      </w:r>
      <w:r w:rsidR="00A2107E">
        <w:t>then adding another step to the design process</w:t>
      </w:r>
      <w:r w:rsidR="00326597">
        <w:t xml:space="preserve"> of </w:t>
      </w:r>
      <w:r w:rsidR="00E30D70">
        <w:t>conducting sub and full integration test, reducing the number of unknowns at each step.</w:t>
      </w:r>
      <w:r w:rsidR="00022A0D">
        <w:t xml:space="preserve"> </w:t>
      </w:r>
      <w:r w:rsidR="00891A4B">
        <w:t xml:space="preserve">Each stage was to be checked off by the author before the individual could </w:t>
      </w:r>
      <w:r w:rsidR="00022A0D">
        <w:t>proceed.</w:t>
      </w:r>
    </w:p>
    <w:p w14:paraId="7408D08A" w14:textId="384D4E09" w:rsidR="00F82E1E" w:rsidRPr="00317166" w:rsidRDefault="00F82E1E" w:rsidP="00317166">
      <w:r>
        <w:t xml:space="preserve">This extended strategy to the design process </w:t>
      </w:r>
      <w:r w:rsidR="00F72AA4">
        <w:t xml:space="preserve">proved successful </w:t>
      </w:r>
      <w:r w:rsidR="009F325D">
        <w:t xml:space="preserve">by the fact that the team completed </w:t>
      </w:r>
      <w:r w:rsidR="001066B4">
        <w:t xml:space="preserve">842 km of testing, with </w:t>
      </w:r>
      <w:r w:rsidR="009C0343">
        <w:t xml:space="preserve">six new PCBs being introduced to the car throughout the year. </w:t>
      </w:r>
    </w:p>
    <w:p w14:paraId="694C89BF" w14:textId="4D945522" w:rsidR="00F82E1E" w:rsidRPr="00317166" w:rsidRDefault="00E538DE" w:rsidP="00E538DE">
      <w:pPr>
        <w:spacing w:line="259" w:lineRule="auto"/>
        <w:jc w:val="left"/>
      </w:pPr>
      <w:r>
        <w:br w:type="page"/>
      </w:r>
    </w:p>
    <w:p w14:paraId="6B1370D1" w14:textId="77777777" w:rsidR="00363125" w:rsidRDefault="00363125" w:rsidP="00363125">
      <w:pPr>
        <w:pStyle w:val="Heading2"/>
      </w:pPr>
      <w:bookmarkStart w:id="81" w:name="_Toc218885880"/>
      <w:r w:rsidRPr="00363125">
        <w:lastRenderedPageBreak/>
        <w:t>Budget Management and Resource Allocation</w:t>
      </w:r>
      <w:bookmarkEnd w:id="81"/>
    </w:p>
    <w:p w14:paraId="3954C781" w14:textId="77777777" w:rsidR="00E538DE" w:rsidRDefault="00E538DE" w:rsidP="00E538DE">
      <w:pPr>
        <w:pStyle w:val="Heading3"/>
      </w:pPr>
      <w:bookmarkStart w:id="82" w:name="_Toc218885881"/>
      <w:r>
        <w:t>Budget Management</w:t>
      </w:r>
      <w:bookmarkEnd w:id="82"/>
      <w:r>
        <w:t xml:space="preserve"> </w:t>
      </w:r>
    </w:p>
    <w:p w14:paraId="5317ADB9" w14:textId="39C5FCE8" w:rsidR="00180019" w:rsidRDefault="00180019" w:rsidP="00180019">
      <w:r>
        <w:t xml:space="preserve">Throughout 2025, the leadership team struggled with a confusing layout for the budget. It had many revisions over the year and eventually ended up with something that we were happy with. </w:t>
      </w:r>
      <w:r w:rsidR="00190B59">
        <w:t xml:space="preserve">The final approach was to have </w:t>
      </w:r>
      <w:r w:rsidR="00EB5442">
        <w:t>a summary positioned at the top of the document, of current money spent, the delta from the approved budget of $69,000</w:t>
      </w:r>
      <w:r w:rsidR="00267A64">
        <w:t xml:space="preserve">, and other important aspects that the Team Leader and Chief Engineer </w:t>
      </w:r>
      <w:r w:rsidR="00E05DEE">
        <w:t>requested to see briefly</w:t>
      </w:r>
      <w:r w:rsidR="00983D0F">
        <w:t xml:space="preserve">, example shown in </w:t>
      </w:r>
      <w:r w:rsidR="00983D0F">
        <w:fldChar w:fldCharType="begin"/>
      </w:r>
      <w:r w:rsidR="00983D0F">
        <w:instrText xml:space="preserve"> REF _Ref218581035 \h </w:instrText>
      </w:r>
      <w:r w:rsidR="00983D0F">
        <w:fldChar w:fldCharType="separate"/>
      </w:r>
      <w:r w:rsidR="00886461">
        <w:t xml:space="preserve">Figure </w:t>
      </w:r>
      <w:r w:rsidR="00886461">
        <w:rPr>
          <w:noProof/>
        </w:rPr>
        <w:t>8</w:t>
      </w:r>
      <w:r w:rsidR="00886461">
        <w:t>. Example of Budget Summary</w:t>
      </w:r>
      <w:r w:rsidR="00983D0F">
        <w:fldChar w:fldCharType="end"/>
      </w:r>
      <w:r w:rsidR="00E05DEE">
        <w:t xml:space="preserve">. </w:t>
      </w:r>
      <w:r w:rsidR="008E67DB">
        <w:t xml:space="preserve">Then within each section (General, Mechanical, Mechatronic), there were </w:t>
      </w:r>
      <w:r w:rsidR="00482B27">
        <w:t xml:space="preserve">a ‘Spending Delta’ column for each item and their cost. This was </w:t>
      </w:r>
      <w:r w:rsidR="00064772">
        <w:t xml:space="preserve">used to </w:t>
      </w:r>
      <w:commentRangeStart w:id="83"/>
      <w:r w:rsidR="00064772">
        <w:t>see and</w:t>
      </w:r>
      <w:commentRangeEnd w:id="83"/>
      <w:r>
        <w:rPr>
          <w:rStyle w:val="CommentReference"/>
          <w:sz w:val="22"/>
          <w:szCs w:val="22"/>
        </w:rPr>
        <w:commentReference w:id="83"/>
      </w:r>
      <w:r w:rsidR="00064772">
        <w:t xml:space="preserve"> easily track where overspending had occurred. </w:t>
      </w:r>
      <w:r w:rsidR="00F35B11">
        <w:t>This allowed decisions on subsequent purchases to be made easily.</w:t>
      </w:r>
      <w:r w:rsidR="00473A00">
        <w:t xml:space="preserve"> Example shown in </w:t>
      </w:r>
      <w:r w:rsidR="00473A00">
        <w:fldChar w:fldCharType="begin"/>
      </w:r>
      <w:r w:rsidR="00473A00">
        <w:instrText xml:space="preserve"> REF _Ref218581132 \h </w:instrText>
      </w:r>
      <w:r w:rsidR="00473A00">
        <w:fldChar w:fldCharType="separate"/>
      </w:r>
      <w:r w:rsidR="00886461">
        <w:t xml:space="preserve">Figure </w:t>
      </w:r>
      <w:r w:rsidR="00886461">
        <w:rPr>
          <w:noProof/>
        </w:rPr>
        <w:t>9</w:t>
      </w:r>
      <w:r w:rsidR="00886461">
        <w:t>. Example of Budget Spending Delta</w:t>
      </w:r>
      <w:r w:rsidR="00473A00">
        <w:fldChar w:fldCharType="end"/>
      </w:r>
      <w:r w:rsidR="00473A00">
        <w:t>.</w:t>
      </w:r>
    </w:p>
    <w:p w14:paraId="39ADA1B4" w14:textId="0299D4D4" w:rsidR="00473A00" w:rsidRDefault="00473A00" w:rsidP="00180019">
      <w:r>
        <w:t>The 2025 NU Racing Budget can be found in the NU Racing 2025 section of the NU Teams SharePoint.</w:t>
      </w:r>
    </w:p>
    <w:p w14:paraId="0266A1BA" w14:textId="77777777" w:rsidR="006809E0" w:rsidRDefault="006809E0" w:rsidP="006809E0">
      <w:pPr>
        <w:keepNext/>
        <w:jc w:val="center"/>
      </w:pPr>
      <w:r w:rsidRPr="006809E0">
        <w:rPr>
          <w:noProof/>
        </w:rPr>
        <w:drawing>
          <wp:inline distT="0" distB="0" distL="0" distR="0" wp14:anchorId="73FB83D0" wp14:editId="196909F2">
            <wp:extent cx="5731510" cy="484505"/>
            <wp:effectExtent l="0" t="0" r="2540" b="0"/>
            <wp:docPr id="16709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0367" name=""/>
                    <pic:cNvPicPr/>
                  </pic:nvPicPr>
                  <pic:blipFill>
                    <a:blip r:embed="rId31"/>
                    <a:stretch>
                      <a:fillRect/>
                    </a:stretch>
                  </pic:blipFill>
                  <pic:spPr>
                    <a:xfrm>
                      <a:off x="0" y="0"/>
                      <a:ext cx="5731510" cy="484505"/>
                    </a:xfrm>
                    <a:prstGeom prst="rect">
                      <a:avLst/>
                    </a:prstGeom>
                  </pic:spPr>
                </pic:pic>
              </a:graphicData>
            </a:graphic>
          </wp:inline>
        </w:drawing>
      </w:r>
    </w:p>
    <w:p w14:paraId="2AC5E481" w14:textId="3575635E" w:rsidR="006809E0" w:rsidRDefault="006809E0" w:rsidP="006809E0">
      <w:pPr>
        <w:pStyle w:val="Caption"/>
        <w:jc w:val="center"/>
      </w:pPr>
      <w:bookmarkStart w:id="84" w:name="_Ref218581035"/>
      <w:bookmarkStart w:id="85" w:name="_Toc218885959"/>
      <w:r>
        <w:t xml:space="preserve">Figure </w:t>
      </w:r>
      <w:fldSimple w:instr=" SEQ Figure \* ARABIC ">
        <w:r w:rsidR="00886461">
          <w:rPr>
            <w:noProof/>
          </w:rPr>
          <w:t>8</w:t>
        </w:r>
      </w:fldSimple>
      <w:r>
        <w:t>. Example of Budget Summary</w:t>
      </w:r>
      <w:bookmarkEnd w:id="84"/>
      <w:bookmarkEnd w:id="85"/>
    </w:p>
    <w:p w14:paraId="273FDFC2" w14:textId="77777777" w:rsidR="008C5F68" w:rsidRDefault="008C5F68" w:rsidP="008C5F68">
      <w:pPr>
        <w:keepNext/>
        <w:jc w:val="center"/>
      </w:pPr>
      <w:r w:rsidRPr="008C5F68">
        <w:rPr>
          <w:noProof/>
        </w:rPr>
        <w:drawing>
          <wp:inline distT="0" distB="0" distL="0" distR="0" wp14:anchorId="11FAFD25" wp14:editId="02F6B76F">
            <wp:extent cx="5731510" cy="657225"/>
            <wp:effectExtent l="0" t="0" r="2540" b="9525"/>
            <wp:docPr id="186979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2102" name=""/>
                    <pic:cNvPicPr/>
                  </pic:nvPicPr>
                  <pic:blipFill>
                    <a:blip r:embed="rId32"/>
                    <a:stretch>
                      <a:fillRect/>
                    </a:stretch>
                  </pic:blipFill>
                  <pic:spPr>
                    <a:xfrm>
                      <a:off x="0" y="0"/>
                      <a:ext cx="5731510" cy="657225"/>
                    </a:xfrm>
                    <a:prstGeom prst="rect">
                      <a:avLst/>
                    </a:prstGeom>
                  </pic:spPr>
                </pic:pic>
              </a:graphicData>
            </a:graphic>
          </wp:inline>
        </w:drawing>
      </w:r>
    </w:p>
    <w:p w14:paraId="15B99209" w14:textId="2190AB3A" w:rsidR="008C5F68" w:rsidRPr="008C5F68" w:rsidRDefault="008C5F68" w:rsidP="008C5F68">
      <w:pPr>
        <w:pStyle w:val="Caption"/>
        <w:jc w:val="center"/>
      </w:pPr>
      <w:bookmarkStart w:id="86" w:name="_Ref218581132"/>
      <w:bookmarkStart w:id="87" w:name="_Toc218885960"/>
      <w:r>
        <w:t xml:space="preserve">Figure </w:t>
      </w:r>
      <w:fldSimple w:instr=" SEQ Figure \* ARABIC ">
        <w:r w:rsidR="00886461">
          <w:rPr>
            <w:noProof/>
          </w:rPr>
          <w:t>9</w:t>
        </w:r>
      </w:fldSimple>
      <w:r>
        <w:t xml:space="preserve">. Example of </w:t>
      </w:r>
      <w:r w:rsidR="00473A00">
        <w:t xml:space="preserve">Budget </w:t>
      </w:r>
      <w:r>
        <w:t>Spending Delta</w:t>
      </w:r>
      <w:bookmarkEnd w:id="86"/>
      <w:bookmarkEnd w:id="87"/>
    </w:p>
    <w:p w14:paraId="4201150A" w14:textId="080CED35" w:rsidR="00E538DE" w:rsidRPr="00E538DE" w:rsidRDefault="00E538DE" w:rsidP="00E538DE">
      <w:pPr>
        <w:pStyle w:val="Heading3"/>
      </w:pPr>
      <w:bookmarkStart w:id="88" w:name="_Toc218885882"/>
      <w:r w:rsidRPr="00363125">
        <w:t>Resource Allocation</w:t>
      </w:r>
      <w:bookmarkEnd w:id="88"/>
    </w:p>
    <w:p w14:paraId="02C7BF7C" w14:textId="5B49B2A0" w:rsidR="00CE1CE0" w:rsidRDefault="00CE1CE0" w:rsidP="00CE1CE0">
      <w:r>
        <w:t xml:space="preserve">The leadership team began this process by reviewing the year prior, and searching for bottlenecks in the system and areas that either needed or could do with improvement. Once this list was gathered, the author created multiple scoping documents </w:t>
      </w:r>
      <w:commentRangeStart w:id="89"/>
      <w:r>
        <w:t>for varying sizes of</w:t>
      </w:r>
      <w:commentRangeEnd w:id="89"/>
      <w:r>
        <w:rPr>
          <w:rStyle w:val="CommentReference"/>
          <w:sz w:val="22"/>
          <w:szCs w:val="22"/>
        </w:rPr>
        <w:commentReference w:id="89"/>
      </w:r>
      <w:r>
        <w:t xml:space="preserve"> FYP and Directed Reading members that would join the Mechatronics team, from zero FYPs and four Directed Readings/Extracurricular up to five FYPs and two Directed Readings/Extracurricular. </w:t>
      </w:r>
      <w:commentRangeStart w:id="90"/>
      <w:r>
        <w:t xml:space="preserve">The </w:t>
      </w:r>
      <w:commentRangeEnd w:id="90"/>
      <w:r>
        <w:rPr>
          <w:rStyle w:val="CommentReference"/>
          <w:sz w:val="22"/>
          <w:szCs w:val="22"/>
        </w:rPr>
        <w:commentReference w:id="90"/>
      </w:r>
      <w:r>
        <w:t>multiple versions of any document should be avoided if possible and instead combined all into a single document. This helps with file management as well as ensuring information does not get lost in old documents.</w:t>
      </w:r>
    </w:p>
    <w:p w14:paraId="709F50C2" w14:textId="16E19E09" w:rsidR="001F4617" w:rsidRDefault="00C93B4D" w:rsidP="001F4617">
      <w:r>
        <w:t>T</w:t>
      </w:r>
      <w:r w:rsidR="001F4617">
        <w:t xml:space="preserve">he Mechatronics FYP team </w:t>
      </w:r>
      <w:r>
        <w:t xml:space="preserve">was comprised of </w:t>
      </w:r>
      <w:r w:rsidR="001F4617">
        <w:t xml:space="preserve">two Mechanical students and one Aerospace Systems student. </w:t>
      </w:r>
      <w:r w:rsidR="00404E0C">
        <w:t>These individuals were chosen as they expressed interest in the respective roles. I</w:t>
      </w:r>
      <w:r w:rsidR="001F4617">
        <w:t xml:space="preserve">t turned out to be an extremely switched on and dedicated group of FYPs, which the author will be forever grateful for. </w:t>
      </w:r>
    </w:p>
    <w:p w14:paraId="504D5574" w14:textId="36CE5872" w:rsidR="0058672F" w:rsidRPr="0058672F" w:rsidRDefault="001F4617" w:rsidP="0058672F">
      <w:r>
        <w:lastRenderedPageBreak/>
        <w:t xml:space="preserve">Aside from FYP students, the Mechatronics team relied heavily on Directed Reading and Extracurricular students during the entire year. During semester one the non-FYP Mechatronics team comprised of two Directed Reading students, Zak Lobko and Jayson Mills, and three Extracurricular students, Mia Cosentino, Oliver Dowzer and Hugh O’Brien. Though Oliver Dowzer and Hugh O’Brien’s projects were cut short due to lack of communication with the FSAE-A committee at the beginning of the year. In semester two, there was one Directed Reading student, Mia Cosentino, and two Extracurricular students, Fletcher Cogoi and Jayson Mills. These individuals were given specific projects, but there were many other individuals from the Mechanical and ENGG2200 cohorts who were given many small </w:t>
      </w:r>
      <w:commentRangeStart w:id="91"/>
      <w:r>
        <w:t xml:space="preserve">jobs </w:t>
      </w:r>
      <w:commentRangeEnd w:id="91"/>
      <w:r>
        <w:rPr>
          <w:rStyle w:val="CommentReference"/>
          <w:sz w:val="22"/>
          <w:szCs w:val="22"/>
        </w:rPr>
        <w:commentReference w:id="91"/>
      </w:r>
      <w:r>
        <w:t>but incredibly important jobs.</w:t>
      </w:r>
    </w:p>
    <w:p w14:paraId="143842C9" w14:textId="66D095E5" w:rsidR="00363125" w:rsidRPr="00363125" w:rsidRDefault="00363125" w:rsidP="00363125">
      <w:pPr>
        <w:pStyle w:val="Heading2"/>
      </w:pPr>
      <w:bookmarkStart w:id="92" w:name="_Toc218885883"/>
      <w:r w:rsidRPr="00363125">
        <w:t>Communication and Coordination with Other Departments</w:t>
      </w:r>
      <w:bookmarkEnd w:id="92"/>
    </w:p>
    <w:p w14:paraId="1FFAB824" w14:textId="5C3A16D3" w:rsidR="003F1607" w:rsidRDefault="001735C4" w:rsidP="003F1607">
      <w:r>
        <w:t xml:space="preserve">Communication is </w:t>
      </w:r>
      <w:r w:rsidR="00F74222">
        <w:t xml:space="preserve">by far the most important aspect of a leadership role. There were multiple times during 2025 </w:t>
      </w:r>
      <w:commentRangeStart w:id="93"/>
      <w:r w:rsidR="00F74222">
        <w:t xml:space="preserve">were </w:t>
      </w:r>
      <w:commentRangeEnd w:id="93"/>
      <w:r>
        <w:rPr>
          <w:rStyle w:val="CommentReference"/>
          <w:sz w:val="22"/>
          <w:szCs w:val="22"/>
        </w:rPr>
        <w:commentReference w:id="93"/>
      </w:r>
      <w:r w:rsidR="00F74222">
        <w:t xml:space="preserve">a </w:t>
      </w:r>
      <w:r w:rsidR="7EBD2B4D">
        <w:t>breakdown</w:t>
      </w:r>
      <w:r w:rsidR="00F74222">
        <w:t xml:space="preserve"> in communication occurred between the leadership team, and it caused </w:t>
      </w:r>
      <w:r w:rsidR="33D57D2E">
        <w:t xml:space="preserve">a </w:t>
      </w:r>
      <w:r w:rsidR="00F74222">
        <w:t xml:space="preserve">noticeable </w:t>
      </w:r>
      <w:r w:rsidR="00B32081">
        <w:t xml:space="preserve">negative </w:t>
      </w:r>
      <w:r w:rsidR="00F74222">
        <w:t xml:space="preserve">impact </w:t>
      </w:r>
      <w:r w:rsidR="52D9F3B1">
        <w:t xml:space="preserve">on </w:t>
      </w:r>
      <w:r w:rsidR="00F74222">
        <w:t>the rest of the team.</w:t>
      </w:r>
      <w:r w:rsidR="00B32081">
        <w:t xml:space="preserve"> </w:t>
      </w:r>
    </w:p>
    <w:p w14:paraId="6B1A080A" w14:textId="47BB1B51" w:rsidR="00B32081" w:rsidRDefault="00B32081" w:rsidP="003F1607">
      <w:r>
        <w:t xml:space="preserve">For the author, this occurred most with the Mechanical department lead. </w:t>
      </w:r>
      <w:r w:rsidR="00B932F2">
        <w:t xml:space="preserve">It is believed that it was a combination of neither of us </w:t>
      </w:r>
      <w:commentRangeStart w:id="94"/>
      <w:r w:rsidR="00B932F2">
        <w:t xml:space="preserve">attempted </w:t>
      </w:r>
      <w:commentRangeEnd w:id="94"/>
      <w:r>
        <w:rPr>
          <w:rStyle w:val="CommentReference"/>
          <w:sz w:val="22"/>
          <w:szCs w:val="22"/>
        </w:rPr>
        <w:commentReference w:id="94"/>
      </w:r>
      <w:r w:rsidR="00B932F2">
        <w:t xml:space="preserve">to dedicate time to </w:t>
      </w:r>
      <w:r w:rsidR="00B60498">
        <w:t xml:space="preserve">ensuring communication was constant at the start of the year. Then when projects began to get busy, </w:t>
      </w:r>
      <w:r w:rsidR="00096FFD">
        <w:t xml:space="preserve">we had quickly forgotten and did not realise we were not communicating. The first </w:t>
      </w:r>
      <w:r w:rsidR="00161331">
        <w:t>consequence</w:t>
      </w:r>
      <w:r w:rsidR="00096FFD">
        <w:t xml:space="preserve"> of this </w:t>
      </w:r>
      <w:r w:rsidR="00161331">
        <w:t xml:space="preserve">was during the integration of the new HIP PCB (V1.3). </w:t>
      </w:r>
      <w:r w:rsidR="00402A83">
        <w:t xml:space="preserve">The enclosure had not been completed, and the author was about to cut and recrimp critical HV cables </w:t>
      </w:r>
      <w:r w:rsidR="001703A1">
        <w:t xml:space="preserve">to interface with new connectors that had been chosen as a part of the new design. The Chief Engineer luckily had picked up on this, and </w:t>
      </w:r>
      <w:r w:rsidR="00592712">
        <w:t>halted work to ensure the upcoming track day was able to go ahead.</w:t>
      </w:r>
    </w:p>
    <w:p w14:paraId="70421D55" w14:textId="7C9C1208" w:rsidR="005A0F00" w:rsidRDefault="005A0F00" w:rsidP="003F1607">
      <w:r>
        <w:t xml:space="preserve">After this incident, the author and Mechanical department lead decided to dedicate an hour every Friday morning to go over where each department was up to </w:t>
      </w:r>
      <w:r w:rsidR="00ED7721">
        <w:t xml:space="preserve">in manufacture or integration. This helped significantly in </w:t>
      </w:r>
      <w:r w:rsidR="00261BDD">
        <w:t xml:space="preserve">highlighting areas of potential integration conflict. </w:t>
      </w:r>
    </w:p>
    <w:p w14:paraId="51302FB4" w14:textId="77777777" w:rsidR="00CE4A72" w:rsidRDefault="00261BDD" w:rsidP="003F1607">
      <w:r>
        <w:t xml:space="preserve">Communication with the Team Leader and Chief Engineer was consistent through the weekly </w:t>
      </w:r>
      <w:r w:rsidR="00BC0284">
        <w:t xml:space="preserve">Leadership Meetings. Through the year though, the author realised that </w:t>
      </w:r>
      <w:r w:rsidR="00743B1A">
        <w:t>summarising all critical information about each project was difficult to do on the spot</w:t>
      </w:r>
      <w:r w:rsidR="00BC14FA">
        <w:t xml:space="preserve">. To remedy this, the author ensured to take a quick five-minute break before a Leadership Meeting to gather thoughts and </w:t>
      </w:r>
      <w:r w:rsidR="00A44B27">
        <w:t xml:space="preserve">note any areas of concern, as well as areas of big wins. </w:t>
      </w:r>
    </w:p>
    <w:p w14:paraId="40DBE6B8" w14:textId="56733F34" w:rsidR="00BC0284" w:rsidRDefault="00CE4A72" w:rsidP="003F1607">
      <w:r>
        <w:t>In Leadership Meetings, it is recommended</w:t>
      </w:r>
      <w:r w:rsidR="00527871">
        <w:t xml:space="preserve"> to take a cynical approach to conveying information about projects</w:t>
      </w:r>
      <w:r>
        <w:t xml:space="preserve">. This </w:t>
      </w:r>
      <w:r w:rsidR="00AE1FDC">
        <w:t xml:space="preserve">attempts to reduce the likelihood of forgetting to convey important information </w:t>
      </w:r>
      <w:r w:rsidR="00474425">
        <w:t xml:space="preserve">to the rest of the leaders during the meetings. After all the ‘fires’ had been talked about, </w:t>
      </w:r>
      <w:r w:rsidR="00C8073D">
        <w:t xml:space="preserve">then big wins can </w:t>
      </w:r>
      <w:r w:rsidR="00C8073D">
        <w:lastRenderedPageBreak/>
        <w:t xml:space="preserve">be talked about. The 2025 leadership team arrived </w:t>
      </w:r>
      <w:r w:rsidR="00D938AE">
        <w:t>at</w:t>
      </w:r>
      <w:r w:rsidR="00C8073D">
        <w:t xml:space="preserve"> this approach towards the end of 2025 when </w:t>
      </w:r>
      <w:r w:rsidR="00F06FC9">
        <w:t xml:space="preserve">there was little time to have </w:t>
      </w:r>
      <w:r w:rsidR="00D938AE">
        <w:t>leaders’</w:t>
      </w:r>
      <w:r w:rsidR="00F06FC9">
        <w:t xml:space="preserve"> meetings</w:t>
      </w:r>
      <w:r w:rsidR="007C6BC6">
        <w:t xml:space="preserve">, and </w:t>
      </w:r>
      <w:r w:rsidR="00E2578B">
        <w:t xml:space="preserve">issues were the main thing that had to be talked about. </w:t>
      </w:r>
      <w:r w:rsidR="00D938AE">
        <w:t>Otherwise,</w:t>
      </w:r>
      <w:r w:rsidR="00E2578B">
        <w:t xml:space="preserve"> there was </w:t>
      </w:r>
      <w:commentRangeStart w:id="95"/>
      <w:r w:rsidR="00E2578B">
        <w:t xml:space="preserve">risk </w:t>
      </w:r>
      <w:commentRangeEnd w:id="95"/>
      <w:r>
        <w:rPr>
          <w:rStyle w:val="CommentReference"/>
          <w:sz w:val="22"/>
          <w:szCs w:val="22"/>
        </w:rPr>
        <w:commentReference w:id="95"/>
      </w:r>
      <w:r w:rsidR="00E2578B">
        <w:t xml:space="preserve">wasting time on topics that </w:t>
      </w:r>
      <w:r w:rsidR="00D938AE">
        <w:t>did not matter.</w:t>
      </w:r>
    </w:p>
    <w:p w14:paraId="7076F0B3" w14:textId="77777777" w:rsidR="003F1607" w:rsidRDefault="003F1607" w:rsidP="003F1607">
      <w:pPr>
        <w:pStyle w:val="Heading1"/>
      </w:pPr>
      <w:bookmarkStart w:id="96" w:name="_Toc218885884"/>
      <w:r>
        <w:t>Engineering Decision-Making and Technical Oversight</w:t>
      </w:r>
      <w:bookmarkEnd w:id="96"/>
      <w:r>
        <w:t xml:space="preserve"> </w:t>
      </w:r>
    </w:p>
    <w:p w14:paraId="3047DE33" w14:textId="77777777" w:rsidR="00363125" w:rsidRDefault="00363125" w:rsidP="00363125">
      <w:pPr>
        <w:pStyle w:val="Heading2"/>
      </w:pPr>
      <w:bookmarkStart w:id="97" w:name="_Toc218885885"/>
      <w:bookmarkStart w:id="98" w:name="_Ref218956170"/>
      <w:r w:rsidRPr="00363125">
        <w:t>Systems-Level Engineering Perspective</w:t>
      </w:r>
      <w:bookmarkEnd w:id="97"/>
      <w:bookmarkEnd w:id="98"/>
    </w:p>
    <w:p w14:paraId="53FC00DB" w14:textId="13F25AE6" w:rsidR="00480103" w:rsidRDefault="00AB188E" w:rsidP="00480103">
      <w:r>
        <w:t xml:space="preserve">An FSAE EV race car is comprised of many systems and sub-systems. All that </w:t>
      </w:r>
      <w:r w:rsidR="00F97535">
        <w:t xml:space="preserve">are interlinked in one way or another, like one massive spiderweb. </w:t>
      </w:r>
      <w:r w:rsidR="001015AD">
        <w:t xml:space="preserve">Being able to see the links between the systems is a difficult task but must be done </w:t>
      </w:r>
      <w:r w:rsidR="00186F12">
        <w:t>to</w:t>
      </w:r>
      <w:r w:rsidR="001015AD">
        <w:t xml:space="preserve"> be able to make informed decisions when it comes to making technical changes to the car. </w:t>
      </w:r>
    </w:p>
    <w:p w14:paraId="65123BDA" w14:textId="49E4636C" w:rsidR="00186F12" w:rsidRDefault="00EC45B9" w:rsidP="00480103">
      <w:r>
        <w:t xml:space="preserve">All </w:t>
      </w:r>
      <w:r w:rsidR="00D936F6">
        <w:t xml:space="preserve">design decisions </w:t>
      </w:r>
      <w:r w:rsidR="006A70C4">
        <w:t xml:space="preserve">in 2025 </w:t>
      </w:r>
      <w:r>
        <w:t xml:space="preserve">for the Mechatronic systems </w:t>
      </w:r>
      <w:r w:rsidR="00D07A18">
        <w:t xml:space="preserve">had this philosophy </w:t>
      </w:r>
      <w:r w:rsidR="001B2EFF">
        <w:t xml:space="preserve">in mind. </w:t>
      </w:r>
      <w:r w:rsidR="00F82D62">
        <w:t>For example, mounting of the</w:t>
      </w:r>
      <w:r w:rsidR="00EB102E">
        <w:t xml:space="preserve"> Brake Over Travel Switch (BOTS) had to be positioned correctly in the Pedal Box to both ensure the brake pedal will press it </w:t>
      </w:r>
      <w:r w:rsidR="008079CF">
        <w:t xml:space="preserve">if the brake master cylinders fail, but also not press it if they don’t fail, while also ensuring that the switch was rotated correctly so that the </w:t>
      </w:r>
      <w:r w:rsidR="009F0B78">
        <w:t xml:space="preserve">switch would be in the correct orientation </w:t>
      </w:r>
      <w:r w:rsidR="009D2B7B">
        <w:t xml:space="preserve">when the car enters HV. </w:t>
      </w:r>
    </w:p>
    <w:p w14:paraId="4351DF74" w14:textId="27D35AD4" w:rsidR="009D2B7B" w:rsidRDefault="009D2B7B" w:rsidP="00480103">
      <w:r>
        <w:t>Vital aspects to consider when considering changes for systems are:</w:t>
      </w:r>
    </w:p>
    <w:p w14:paraId="093B8CC9" w14:textId="0D11AA38" w:rsidR="009D2B7B" w:rsidRDefault="009D2B7B" w:rsidP="001C17B8">
      <w:pPr>
        <w:pStyle w:val="ListParagraph"/>
        <w:numPr>
          <w:ilvl w:val="0"/>
          <w:numId w:val="19"/>
        </w:numPr>
      </w:pPr>
      <w:r>
        <w:t>Safety</w:t>
      </w:r>
    </w:p>
    <w:p w14:paraId="397D1DFC" w14:textId="69DB9260" w:rsidR="009D2B7B" w:rsidRDefault="009D2B7B" w:rsidP="001C17B8">
      <w:pPr>
        <w:pStyle w:val="ListParagraph"/>
        <w:numPr>
          <w:ilvl w:val="0"/>
          <w:numId w:val="19"/>
        </w:numPr>
      </w:pPr>
      <w:r>
        <w:t xml:space="preserve">Compliance </w:t>
      </w:r>
    </w:p>
    <w:p w14:paraId="35F22500" w14:textId="7CDE5B66" w:rsidR="00111516" w:rsidRDefault="00111516" w:rsidP="001C17B8">
      <w:pPr>
        <w:pStyle w:val="ListParagraph"/>
        <w:numPr>
          <w:ilvl w:val="0"/>
          <w:numId w:val="19"/>
        </w:numPr>
      </w:pPr>
      <w:r>
        <w:t>Reliability</w:t>
      </w:r>
    </w:p>
    <w:p w14:paraId="3F9BB1DD" w14:textId="7D890457" w:rsidR="00111516" w:rsidRDefault="00111516" w:rsidP="001C17B8">
      <w:pPr>
        <w:pStyle w:val="ListParagraph"/>
        <w:numPr>
          <w:ilvl w:val="0"/>
          <w:numId w:val="19"/>
        </w:numPr>
      </w:pPr>
      <w:r>
        <w:t>Inspect-ability (</w:t>
      </w:r>
      <w:r w:rsidR="00DC03BC">
        <w:t xml:space="preserve">easy to show during </w:t>
      </w:r>
      <w:r>
        <w:t>Technical Inspection)</w:t>
      </w:r>
    </w:p>
    <w:p w14:paraId="2101D569" w14:textId="7BE9088E" w:rsidR="00111516" w:rsidRPr="00480103" w:rsidRDefault="00DC03BC" w:rsidP="001C17B8">
      <w:pPr>
        <w:pStyle w:val="ListParagraph"/>
        <w:numPr>
          <w:ilvl w:val="0"/>
          <w:numId w:val="19"/>
        </w:numPr>
      </w:pPr>
      <w:r>
        <w:t>Integration effort (how much needs to change to implement the design)</w:t>
      </w:r>
    </w:p>
    <w:p w14:paraId="74F73061" w14:textId="77777777" w:rsidR="00363125" w:rsidRDefault="00363125" w:rsidP="00363125">
      <w:pPr>
        <w:pStyle w:val="Heading2"/>
      </w:pPr>
      <w:bookmarkStart w:id="99" w:name="_Toc218885886"/>
      <w:r w:rsidRPr="00363125">
        <w:t>Design Review and Validation Strategy</w:t>
      </w:r>
      <w:bookmarkEnd w:id="99"/>
    </w:p>
    <w:p w14:paraId="2A34F485" w14:textId="411C2874" w:rsidR="003577A0" w:rsidRPr="003577A0" w:rsidRDefault="003577A0" w:rsidP="003577A0">
      <w:pPr>
        <w:pStyle w:val="Heading3"/>
      </w:pPr>
      <w:bookmarkStart w:id="100" w:name="_Ref218607259"/>
      <w:bookmarkStart w:id="101" w:name="_Ref218621574"/>
      <w:bookmarkStart w:id="102" w:name="_Toc218885887"/>
      <w:r w:rsidRPr="00363125">
        <w:t>Design Review</w:t>
      </w:r>
      <w:bookmarkEnd w:id="100"/>
      <w:bookmarkEnd w:id="101"/>
      <w:bookmarkEnd w:id="102"/>
    </w:p>
    <w:p w14:paraId="319F3E8C" w14:textId="4717E715" w:rsidR="00362D2D" w:rsidRPr="00362D2D" w:rsidRDefault="00362D2D" w:rsidP="00362D2D">
      <w:r>
        <w:t xml:space="preserve">All new </w:t>
      </w:r>
      <w:r w:rsidR="00C678F9">
        <w:t xml:space="preserve">Mechatronic </w:t>
      </w:r>
      <w:r>
        <w:t xml:space="preserve">systems that went on NU25 in 2025 </w:t>
      </w:r>
      <w:r w:rsidR="00C678F9">
        <w:t xml:space="preserve">underwent a thorough design process. </w:t>
      </w:r>
      <w:r w:rsidR="00FC5D0C">
        <w:t>The process is outlined below</w:t>
      </w:r>
      <w:r w:rsidR="00ED3F19">
        <w:t xml:space="preserve">. </w:t>
      </w:r>
    </w:p>
    <w:p w14:paraId="1E0B8781" w14:textId="77777777" w:rsidR="00FC5D0C" w:rsidRDefault="0064068D" w:rsidP="001C17B8">
      <w:pPr>
        <w:pStyle w:val="ListParagraph"/>
        <w:numPr>
          <w:ilvl w:val="0"/>
          <w:numId w:val="20"/>
        </w:numPr>
      </w:pPr>
      <w:r>
        <w:t>Design</w:t>
      </w:r>
    </w:p>
    <w:p w14:paraId="3A034A63" w14:textId="77777777" w:rsidR="00FC5D0C" w:rsidRDefault="00FC5D0C" w:rsidP="001C17B8">
      <w:pPr>
        <w:pStyle w:val="ListParagraph"/>
        <w:numPr>
          <w:ilvl w:val="0"/>
          <w:numId w:val="20"/>
        </w:numPr>
      </w:pPr>
      <w:r>
        <w:t>S</w:t>
      </w:r>
      <w:r w:rsidR="0064068D">
        <w:t>imulate</w:t>
      </w:r>
    </w:p>
    <w:p w14:paraId="363C4E53" w14:textId="77777777" w:rsidR="00FC5D0C" w:rsidRDefault="00FC5D0C" w:rsidP="001C17B8">
      <w:pPr>
        <w:pStyle w:val="ListParagraph"/>
        <w:numPr>
          <w:ilvl w:val="0"/>
          <w:numId w:val="20"/>
        </w:numPr>
      </w:pPr>
      <w:r>
        <w:t>M</w:t>
      </w:r>
      <w:r w:rsidR="0064068D">
        <w:t>anufacture</w:t>
      </w:r>
    </w:p>
    <w:p w14:paraId="2A9DFC26" w14:textId="77777777" w:rsidR="00FC5D0C" w:rsidRDefault="00FC5D0C" w:rsidP="001C17B8">
      <w:pPr>
        <w:pStyle w:val="ListParagraph"/>
        <w:numPr>
          <w:ilvl w:val="0"/>
          <w:numId w:val="20"/>
        </w:numPr>
      </w:pPr>
      <w:r>
        <w:t>U</w:t>
      </w:r>
      <w:r w:rsidR="0064068D">
        <w:t>nit test</w:t>
      </w:r>
    </w:p>
    <w:p w14:paraId="6AFCE7A6" w14:textId="77777777" w:rsidR="00FC5D0C" w:rsidRDefault="00FC5D0C" w:rsidP="001C17B8">
      <w:pPr>
        <w:pStyle w:val="ListParagraph"/>
        <w:numPr>
          <w:ilvl w:val="0"/>
          <w:numId w:val="20"/>
        </w:numPr>
      </w:pPr>
      <w:r>
        <w:t>I</w:t>
      </w:r>
      <w:r w:rsidR="0064068D">
        <w:t>ntegration test</w:t>
      </w:r>
    </w:p>
    <w:p w14:paraId="2E18762C" w14:textId="034FCC7C" w:rsidR="0064068D" w:rsidRPr="0064068D" w:rsidRDefault="00FC5D0C" w:rsidP="001C17B8">
      <w:pPr>
        <w:pStyle w:val="ListParagraph"/>
        <w:numPr>
          <w:ilvl w:val="0"/>
          <w:numId w:val="20"/>
        </w:numPr>
      </w:pPr>
      <w:r>
        <w:t>C</w:t>
      </w:r>
      <w:r w:rsidR="00326597">
        <w:t>ommission</w:t>
      </w:r>
    </w:p>
    <w:p w14:paraId="6ED2FEEF" w14:textId="211EA4FF" w:rsidR="00281C4B" w:rsidRDefault="00281C4B" w:rsidP="001C17B8">
      <w:pPr>
        <w:pStyle w:val="ListParagraph"/>
        <w:numPr>
          <w:ilvl w:val="0"/>
          <w:numId w:val="20"/>
        </w:numPr>
      </w:pPr>
      <w:r>
        <w:lastRenderedPageBreak/>
        <w:t>Validate</w:t>
      </w:r>
    </w:p>
    <w:p w14:paraId="21933E32" w14:textId="701B6B34" w:rsidR="00ED3F19" w:rsidRDefault="00932EF6" w:rsidP="00ED3F19">
      <w:r>
        <w:t>The stages of Design, Simulate, Manufacture, Unit Test</w:t>
      </w:r>
      <w:r w:rsidR="00A53A66">
        <w:t xml:space="preserve">, </w:t>
      </w:r>
      <w:r>
        <w:t xml:space="preserve">Integration test </w:t>
      </w:r>
      <w:r w:rsidR="00A53A66">
        <w:t xml:space="preserve">and Commission are all touched on in the Design Decision Review (DDR) document that is </w:t>
      </w:r>
      <w:r w:rsidR="00D47FAC">
        <w:t>created for each PCB that is</w:t>
      </w:r>
      <w:r w:rsidR="00BC4172">
        <w:t xml:space="preserve"> made. There was a template DDR version </w:t>
      </w:r>
      <w:r w:rsidR="00366171">
        <w:t>made in a Template File Structure folder in the NU25 GitHub Repository</w:t>
      </w:r>
      <w:r w:rsidR="00A249CC">
        <w:t>, which was copied and edited to each PCB made.</w:t>
      </w:r>
    </w:p>
    <w:p w14:paraId="3912288D" w14:textId="3A3D05EF" w:rsidR="001B5E97" w:rsidRDefault="001B5E97" w:rsidP="00ED3F19">
      <w:r>
        <w:t xml:space="preserve">The individual making the PCB must not commence to the next stage of design until the stage they are up to in the DDR has been checked off by the Mechatronic Department Lead Engineer. This ensures that </w:t>
      </w:r>
      <w:r w:rsidR="006B5A77">
        <w:t>mistakes are not carried through the whole design process, then upon review at the end a small mistake is picked up on and costs many hours of reworking the design.</w:t>
      </w:r>
    </w:p>
    <w:p w14:paraId="595C8A71" w14:textId="77777777" w:rsidR="002756B3" w:rsidRDefault="00A249CC" w:rsidP="00ED3F19">
      <w:r>
        <w:t xml:space="preserve">Each year this document is added to with lessons learnt within the year. The author recommends that </w:t>
      </w:r>
      <w:r w:rsidR="00CF2C25">
        <w:t xml:space="preserve">the document and </w:t>
      </w:r>
      <w:r>
        <w:t xml:space="preserve">process is continued in future years. </w:t>
      </w:r>
      <w:r w:rsidR="00CF2C25">
        <w:t xml:space="preserve">Due to both the </w:t>
      </w:r>
      <w:r w:rsidR="008C4CF2">
        <w:t>number</w:t>
      </w:r>
      <w:r w:rsidR="00CF2C25">
        <w:t xml:space="preserve"> of times it has been tested and proven valuable, </w:t>
      </w:r>
      <w:r w:rsidR="008C4CF2">
        <w:t>and</w:t>
      </w:r>
      <w:r w:rsidR="00CF2C25">
        <w:t xml:space="preserve"> due to it being </w:t>
      </w:r>
      <w:r>
        <w:t>a medium for easily carrying knowledge between the years.</w:t>
      </w:r>
      <w:r w:rsidR="008C4CF2">
        <w:t xml:space="preserve"> </w:t>
      </w:r>
    </w:p>
    <w:p w14:paraId="1F3DB85E" w14:textId="12A22EAA" w:rsidR="00A249CC" w:rsidRDefault="00534CB5" w:rsidP="00ED3F19">
      <w:r>
        <w:t xml:space="preserve">After the DDRs creation in 2023, it is estimated to have been used to create </w:t>
      </w:r>
      <w:r w:rsidR="003C3CB4">
        <w:t xml:space="preserve">over </w:t>
      </w:r>
      <w:r w:rsidR="008E219F">
        <w:t>32</w:t>
      </w:r>
      <w:r w:rsidR="003C3CB4">
        <w:t xml:space="preserve"> PCBs</w:t>
      </w:r>
      <w:r w:rsidR="00283072">
        <w:t>,</w:t>
      </w:r>
      <w:r w:rsidR="003C3CB4">
        <w:t xml:space="preserve"> </w:t>
      </w:r>
      <w:r w:rsidR="00283072">
        <w:t xml:space="preserve">an estimated </w:t>
      </w:r>
      <w:r w:rsidR="00E41278">
        <w:t xml:space="preserve">six </w:t>
      </w:r>
      <w:r w:rsidR="00283072">
        <w:t xml:space="preserve">in 2023, nine in </w:t>
      </w:r>
      <w:r w:rsidR="008C4CF2">
        <w:t xml:space="preserve">2024 </w:t>
      </w:r>
      <w:r w:rsidR="002F6722">
        <w:t xml:space="preserve">(multiple iterations of each main PCB on NU24), </w:t>
      </w:r>
      <w:r w:rsidR="00283072">
        <w:t xml:space="preserve">and </w:t>
      </w:r>
      <w:r w:rsidR="008E73D5">
        <w:t>17</w:t>
      </w:r>
      <w:r w:rsidR="00916A30">
        <w:t xml:space="preserve"> in 2025 </w:t>
      </w:r>
      <w:r w:rsidR="0066305D">
        <w:t>(also multiple iterations of each main PCB on NU25).</w:t>
      </w:r>
    </w:p>
    <w:p w14:paraId="31D86E43" w14:textId="756199A0" w:rsidR="003577A0" w:rsidRDefault="003577A0" w:rsidP="003577A0">
      <w:pPr>
        <w:pStyle w:val="Heading3"/>
      </w:pPr>
      <w:bookmarkStart w:id="103" w:name="_Toc218885888"/>
      <w:r>
        <w:t>Validation Strategy</w:t>
      </w:r>
      <w:bookmarkEnd w:id="103"/>
    </w:p>
    <w:p w14:paraId="526884C7" w14:textId="3EFB432A" w:rsidR="003577A0" w:rsidRDefault="008E5A16" w:rsidP="003577A0">
      <w:r>
        <w:t xml:space="preserve">Being an overarching team goal for </w:t>
      </w:r>
      <w:r w:rsidR="000044B9">
        <w:t>2025</w:t>
      </w:r>
      <w:r>
        <w:t xml:space="preserve">, the team </w:t>
      </w:r>
      <w:r w:rsidR="000044B9">
        <w:t xml:space="preserve">saw the first dedicated push to have every new system on NU25 validated, showing that a new design </w:t>
      </w:r>
      <w:r w:rsidR="00AB43E0">
        <w:t>made a positive or negative impact</w:t>
      </w:r>
      <w:r w:rsidR="00D131A6">
        <w:t xml:space="preserve"> to the systems around it</w:t>
      </w:r>
      <w:r w:rsidR="00AB43E0">
        <w:t xml:space="preserve"> and why. </w:t>
      </w:r>
    </w:p>
    <w:p w14:paraId="0CC70EE1" w14:textId="77777777" w:rsidR="00D47722" w:rsidRDefault="00A7696E" w:rsidP="003577A0">
      <w:r>
        <w:t xml:space="preserve">Being the first year to push for it, there was not much infrastructure or previous knowledge on tested methods of validating Mechatronic system changes. </w:t>
      </w:r>
    </w:p>
    <w:p w14:paraId="48A9EFDC" w14:textId="345F3897" w:rsidR="000E224F" w:rsidRDefault="005F6D80" w:rsidP="003577A0">
      <w:r>
        <w:t xml:space="preserve">Most changes </w:t>
      </w:r>
      <w:r w:rsidR="00A33763">
        <w:t>would show positive impact through data</w:t>
      </w:r>
      <w:r w:rsidR="00D47722">
        <w:t>, being specific to the change. For example</w:t>
      </w:r>
      <w:r w:rsidR="00691104">
        <w:t xml:space="preserve">, once regenerative braking had been turned on in 2024, </w:t>
      </w:r>
      <w:r w:rsidR="005C60FE">
        <w:t xml:space="preserve">and math channels created in i2 Pro to calculate power regenerated through an endurance run, </w:t>
      </w:r>
      <w:r w:rsidR="00442F7C">
        <w:t xml:space="preserve">it was clear that regen had a positive </w:t>
      </w:r>
      <w:r w:rsidR="009B3B7E">
        <w:t>impact and</w:t>
      </w:r>
      <w:r w:rsidR="004A230A">
        <w:t xml:space="preserve"> resulted in the Accumulator having far more capacity at the end of a run</w:t>
      </w:r>
      <w:r w:rsidR="00442F7C">
        <w:t>.</w:t>
      </w:r>
      <w:r w:rsidR="00A33763">
        <w:t xml:space="preserve"> </w:t>
      </w:r>
      <w:r w:rsidR="009B3B7E">
        <w:t>More information can be found in Joshua Haywards FYP report</w:t>
      </w:r>
      <w:r w:rsidR="00F4773C">
        <w:t xml:space="preserve"> </w:t>
      </w:r>
      <w:sdt>
        <w:sdtPr>
          <w:id w:val="-1786880041"/>
          <w:citation/>
        </w:sdtPr>
        <w:sdtContent>
          <w:r w:rsidR="00F4773C">
            <w:fldChar w:fldCharType="begin"/>
          </w:r>
          <w:r w:rsidR="00F4773C">
            <w:instrText xml:space="preserve"> CITATION Jos24 \l 3081 </w:instrText>
          </w:r>
          <w:r w:rsidR="00F4773C">
            <w:fldChar w:fldCharType="separate"/>
          </w:r>
          <w:r w:rsidR="00886461" w:rsidRPr="00886461">
            <w:rPr>
              <w:noProof/>
            </w:rPr>
            <w:t>[2]</w:t>
          </w:r>
          <w:r w:rsidR="00F4773C">
            <w:fldChar w:fldCharType="end"/>
          </w:r>
        </w:sdtContent>
      </w:sdt>
      <w:r w:rsidR="009B3B7E">
        <w:t>, available on the NU Team’s SharePoint.</w:t>
      </w:r>
    </w:p>
    <w:p w14:paraId="55C7CD42" w14:textId="695203A8" w:rsidR="008E0B73" w:rsidRDefault="000E224F" w:rsidP="003577A0">
      <w:r>
        <w:t xml:space="preserve">Smaller changes, such as </w:t>
      </w:r>
      <w:r w:rsidR="0088465C">
        <w:t>changing a connector</w:t>
      </w:r>
      <w:r w:rsidR="001F1812">
        <w:t xml:space="preserve"> to a different type</w:t>
      </w:r>
      <w:r w:rsidR="0088465C">
        <w:t xml:space="preserve">, </w:t>
      </w:r>
      <w:r w:rsidR="001F1812">
        <w:t xml:space="preserve">would show </w:t>
      </w:r>
      <w:r w:rsidR="0088465C">
        <w:t>improvements in ease-of-life</w:t>
      </w:r>
      <w:r w:rsidR="000C2A60">
        <w:t xml:space="preserve">, </w:t>
      </w:r>
      <w:r w:rsidR="0088465C">
        <w:t xml:space="preserve">serviceability </w:t>
      </w:r>
      <w:r w:rsidR="000C2A60">
        <w:t xml:space="preserve">and service life </w:t>
      </w:r>
      <w:r w:rsidR="0088465C">
        <w:t xml:space="preserve">of a system, but there were no hard numbers showing </w:t>
      </w:r>
      <w:r w:rsidR="000C2A60">
        <w:t xml:space="preserve">the change had a positive impact. </w:t>
      </w:r>
    </w:p>
    <w:p w14:paraId="1AAE45EA" w14:textId="6E72D114" w:rsidR="00C71ED1" w:rsidRPr="003577A0" w:rsidRDefault="00C71ED1" w:rsidP="003577A0">
      <w:r>
        <w:lastRenderedPageBreak/>
        <w:t xml:space="preserve">One of the failings of the author in 2025 was </w:t>
      </w:r>
      <w:r w:rsidR="00D77AE8">
        <w:t xml:space="preserve">not </w:t>
      </w:r>
      <w:r w:rsidR="00676C2F">
        <w:t>creating a structure on how to validate Mechatronic systems</w:t>
      </w:r>
      <w:r w:rsidR="00D9518B">
        <w:t xml:space="preserve"> </w:t>
      </w:r>
      <w:r w:rsidR="009B3B7E">
        <w:t xml:space="preserve">particularly </w:t>
      </w:r>
      <w:r w:rsidR="00D9518B">
        <w:t>for</w:t>
      </w:r>
      <w:r w:rsidR="004E3909">
        <w:t xml:space="preserve"> smaller design changes.</w:t>
      </w:r>
    </w:p>
    <w:p w14:paraId="1FD104F0" w14:textId="77777777" w:rsidR="00363125" w:rsidRDefault="00363125" w:rsidP="00363125">
      <w:pPr>
        <w:pStyle w:val="Heading2"/>
      </w:pPr>
      <w:bookmarkStart w:id="104" w:name="_Ref218606112"/>
      <w:bookmarkStart w:id="105" w:name="_Toc218885889"/>
      <w:r w:rsidRPr="00363125">
        <w:t>Key Engineering Decisions and Trade-Off Analyses</w:t>
      </w:r>
      <w:bookmarkEnd w:id="104"/>
      <w:bookmarkEnd w:id="105"/>
    </w:p>
    <w:p w14:paraId="0682DB6F" w14:textId="7BC5A86A" w:rsidR="009B3B7E" w:rsidRDefault="0099258F" w:rsidP="009B3B7E">
      <w:r>
        <w:t>The</w:t>
      </w:r>
      <w:r w:rsidR="00771D55">
        <w:t xml:space="preserve"> </w:t>
      </w:r>
      <w:r w:rsidR="00456246">
        <w:t>main design</w:t>
      </w:r>
      <w:r w:rsidR="00771D55">
        <w:t xml:space="preserve"> change for NU25 was adding in a Differential into the drivetrain</w:t>
      </w:r>
      <w:r w:rsidR="00627891">
        <w:t>. In 2024,</w:t>
      </w:r>
      <w:r w:rsidR="00456246">
        <w:t xml:space="preserve"> the housing for the drivetrain, named Power</w:t>
      </w:r>
      <w:r w:rsidR="00441774">
        <w:t>b</w:t>
      </w:r>
      <w:r w:rsidR="00456246">
        <w:t>ox, had issues with bending under high torque loads from the EMRAX 228 Motor</w:t>
      </w:r>
      <w:r w:rsidR="00580347">
        <w:t xml:space="preserve">, more information can be found in Ty Doubikin’s </w:t>
      </w:r>
      <w:r w:rsidR="004254D4">
        <w:t xml:space="preserve">2025 </w:t>
      </w:r>
      <w:r w:rsidR="00580347">
        <w:t xml:space="preserve">FYP </w:t>
      </w:r>
      <w:r w:rsidR="004254D4">
        <w:t>report</w:t>
      </w:r>
      <w:r w:rsidR="00F4773C">
        <w:t xml:space="preserve"> </w:t>
      </w:r>
      <w:sdt>
        <w:sdtPr>
          <w:id w:val="-128171416"/>
          <w:citation/>
        </w:sdtPr>
        <w:sdtContent>
          <w:r w:rsidR="00F4773C">
            <w:fldChar w:fldCharType="begin"/>
          </w:r>
          <w:r w:rsidR="00F4773C">
            <w:instrText xml:space="preserve"> CITATION TDo \l 3081 </w:instrText>
          </w:r>
          <w:r w:rsidR="00F4773C">
            <w:fldChar w:fldCharType="separate"/>
          </w:r>
          <w:r w:rsidR="00886461" w:rsidRPr="00886461">
            <w:rPr>
              <w:noProof/>
            </w:rPr>
            <w:t>[15]</w:t>
          </w:r>
          <w:r w:rsidR="00F4773C">
            <w:fldChar w:fldCharType="end"/>
          </w:r>
        </w:sdtContent>
      </w:sdt>
      <w:r w:rsidR="004254D4">
        <w:t>, as well as Lachlan Fisher’s 2024 FYP report</w:t>
      </w:r>
      <w:r w:rsidR="00F4773C">
        <w:t xml:space="preserve"> </w:t>
      </w:r>
      <w:sdt>
        <w:sdtPr>
          <w:id w:val="494691448"/>
          <w:citation/>
        </w:sdtPr>
        <w:sdtContent>
          <w:r w:rsidR="00F4773C">
            <w:fldChar w:fldCharType="begin"/>
          </w:r>
          <w:r w:rsidR="00F4773C">
            <w:instrText xml:space="preserve"> CITATION Fis24 \l 3081 </w:instrText>
          </w:r>
          <w:r w:rsidR="00F4773C">
            <w:fldChar w:fldCharType="separate"/>
          </w:r>
          <w:r w:rsidR="00886461" w:rsidRPr="00886461">
            <w:rPr>
              <w:noProof/>
            </w:rPr>
            <w:t>[16]</w:t>
          </w:r>
          <w:r w:rsidR="00F4773C">
            <w:fldChar w:fldCharType="end"/>
          </w:r>
        </w:sdtContent>
      </w:sdt>
      <w:r w:rsidR="004254D4">
        <w:t xml:space="preserve">. Both can be found in the NU Team’s SharePoint. </w:t>
      </w:r>
      <w:r w:rsidR="000F5999">
        <w:t xml:space="preserve">Due to these two reasons, it was imperative </w:t>
      </w:r>
      <w:r w:rsidR="00A56747">
        <w:t xml:space="preserve">that many kilometres of driving would have to occur to </w:t>
      </w:r>
      <w:r w:rsidR="00627891">
        <w:t>ensure the implementation of the Differential was safe and reliable.</w:t>
      </w:r>
    </w:p>
    <w:p w14:paraId="1A893BA0" w14:textId="6564FED1" w:rsidR="0099258F" w:rsidRDefault="0099258F" w:rsidP="009B3B7E">
      <w:r>
        <w:t>As a result of</w:t>
      </w:r>
      <w:r w:rsidR="00493E2C">
        <w:t xml:space="preserve">, </w:t>
      </w:r>
      <w:r>
        <w:t xml:space="preserve">Mechatronic </w:t>
      </w:r>
      <w:r w:rsidR="00493E2C">
        <w:t>design decisions were centred around reliable operation of the car</w:t>
      </w:r>
      <w:r w:rsidR="0050771C">
        <w:t xml:space="preserve"> </w:t>
      </w:r>
      <w:r w:rsidR="00217981">
        <w:t>to</w:t>
      </w:r>
      <w:r w:rsidR="0050771C">
        <w:t xml:space="preserve"> maximise testing time and minimise the likelihood of electrical </w:t>
      </w:r>
      <w:r w:rsidR="00E42239">
        <w:t xml:space="preserve">or control-related failures </w:t>
      </w:r>
      <w:r w:rsidR="00217981">
        <w:t xml:space="preserve">masking and potentially compounding drivetrain issues. The trade-off for this decision was </w:t>
      </w:r>
      <w:r w:rsidR="00B10786">
        <w:t>the deferral of performance related improvements, in favour of stable, repeatable system behaviour throughout testing and competitio</w:t>
      </w:r>
      <w:r w:rsidR="001D395B">
        <w:t>n</w:t>
      </w:r>
      <w:r w:rsidR="00B10786">
        <w:t>.</w:t>
      </w:r>
      <w:r>
        <w:t xml:space="preserve"> </w:t>
      </w:r>
    </w:p>
    <w:p w14:paraId="531E420C" w14:textId="7BFE41C3" w:rsidR="001A5CBC" w:rsidRDefault="00746BF0" w:rsidP="009B3B7E">
      <w:r>
        <w:t xml:space="preserve">Another area that the author was always concerned about was the Accumulator, since 2022, there </w:t>
      </w:r>
      <w:r w:rsidR="00801225">
        <w:t xml:space="preserve">have been many issues that were carried into competition, often costing the team many points lost </w:t>
      </w:r>
      <w:r w:rsidR="00767868">
        <w:t xml:space="preserve">in the competition </w:t>
      </w:r>
      <w:r w:rsidR="00801225">
        <w:t xml:space="preserve">due to the issues. </w:t>
      </w:r>
      <w:r w:rsidR="00023849">
        <w:t>Thus,</w:t>
      </w:r>
      <w:r w:rsidR="00801225">
        <w:t xml:space="preserve"> </w:t>
      </w:r>
      <w:r w:rsidR="00B17B7C">
        <w:t xml:space="preserve">it was </w:t>
      </w:r>
      <w:r w:rsidR="000F5A49">
        <w:t>decided to be the</w:t>
      </w:r>
      <w:r w:rsidR="00B17B7C">
        <w:t xml:space="preserve"> </w:t>
      </w:r>
      <w:r w:rsidR="00023849">
        <w:t>focus</w:t>
      </w:r>
      <w:r w:rsidR="00B17B7C">
        <w:t xml:space="preserve"> </w:t>
      </w:r>
      <w:r w:rsidR="000F5A49">
        <w:t>system</w:t>
      </w:r>
      <w:r w:rsidR="001D395B">
        <w:t xml:space="preserve"> </w:t>
      </w:r>
      <w:r w:rsidR="005473C9">
        <w:t xml:space="preserve">to validate and ensure reliability. Only </w:t>
      </w:r>
      <w:r w:rsidR="00403D5C">
        <w:t>compliance level changes</w:t>
      </w:r>
      <w:r w:rsidR="005473C9">
        <w:t xml:space="preserve">, this limited the scope of </w:t>
      </w:r>
      <w:r w:rsidR="000F7172">
        <w:t xml:space="preserve">developmental </w:t>
      </w:r>
      <w:r w:rsidR="001A5CBC">
        <w:t>experimentation but significantly reduced the technical and compliance risk</w:t>
      </w:r>
      <w:r w:rsidR="000F7172">
        <w:t xml:space="preserve">. </w:t>
      </w:r>
    </w:p>
    <w:p w14:paraId="43EFB63A" w14:textId="0A7E2833" w:rsidR="00714BB4" w:rsidRDefault="00714BB4" w:rsidP="009B3B7E">
      <w:r>
        <w:t>In 2024, an issue with the CM200DZ inverter</w:t>
      </w:r>
      <w:r w:rsidR="008A7CB8">
        <w:t xml:space="preserve">, it </w:t>
      </w:r>
      <w:r w:rsidR="00DF17BA">
        <w:t xml:space="preserve">was sent off for </w:t>
      </w:r>
      <w:r w:rsidR="008A7CB8">
        <w:t>repair,</w:t>
      </w:r>
      <w:r w:rsidR="00DF17BA">
        <w:t xml:space="preserve"> and a new one was bought, which also had integration issues</w:t>
      </w:r>
      <w:r w:rsidR="008A7CB8">
        <w:t>. These issues accumulated to 3 months of wasted testing time between the end of July and late October</w:t>
      </w:r>
      <w:r w:rsidR="0063184C">
        <w:t xml:space="preserve">. The broken inverter was received </w:t>
      </w:r>
      <w:r w:rsidR="00E22AA7">
        <w:t xml:space="preserve">at the beginning of 2025, and was tested </w:t>
      </w:r>
      <w:r w:rsidR="00BF762B">
        <w:t>at a track day in May, where it showed no signs of being broken.</w:t>
      </w:r>
      <w:r w:rsidR="008815B3">
        <w:t xml:space="preserve"> This demonstrated a need for a conservative approach </w:t>
      </w:r>
      <w:r w:rsidR="00A2473D">
        <w:t>to validation and configuration for NU25’s tractive system.</w:t>
      </w:r>
    </w:p>
    <w:p w14:paraId="25372061" w14:textId="3E49CD0D" w:rsidR="00550A38" w:rsidRPr="009B3B7E" w:rsidRDefault="001A5CBC" w:rsidP="009B3B7E">
      <w:r>
        <w:t xml:space="preserve">The effectiveness of this method was validated at the 2025 competition </w:t>
      </w:r>
      <w:r w:rsidR="00767868">
        <w:t xml:space="preserve">as </w:t>
      </w:r>
      <w:r w:rsidR="00120155">
        <w:t xml:space="preserve">there was not a single issue caused by the Accumulator </w:t>
      </w:r>
      <w:r w:rsidR="002E402A">
        <w:t>or Powerbox</w:t>
      </w:r>
      <w:r w:rsidR="00120155">
        <w:t>, a massive improvement from previous years</w:t>
      </w:r>
      <w:r w:rsidR="00ED0F83">
        <w:t xml:space="preserve"> and </w:t>
      </w:r>
      <w:r w:rsidR="00ED0F83" w:rsidRPr="00ED0F83">
        <w:t xml:space="preserve">reflecting the substantial development and validation effort undertaken by Oscar </w:t>
      </w:r>
      <w:r w:rsidR="00AD6A3A" w:rsidRPr="00ED0F83">
        <w:t>Rudman</w:t>
      </w:r>
      <w:r w:rsidR="00AD6A3A">
        <w:t xml:space="preserve">, </w:t>
      </w:r>
      <w:r w:rsidR="00AD6A3A" w:rsidRPr="00ED0F83">
        <w:t>Ryan</w:t>
      </w:r>
      <w:r w:rsidR="00ED0F83" w:rsidRPr="00ED0F83">
        <w:t xml:space="preserve"> Bird </w:t>
      </w:r>
      <w:r w:rsidR="002E402A">
        <w:t xml:space="preserve">and Ty Doubikin </w:t>
      </w:r>
      <w:r w:rsidR="00ED0F83" w:rsidRPr="00ED0F83">
        <w:t>during the 2025 season.</w:t>
      </w:r>
    </w:p>
    <w:p w14:paraId="3BC3BFDF" w14:textId="2E697C44" w:rsidR="00363125" w:rsidRPr="00363125" w:rsidRDefault="00363125" w:rsidP="00363125">
      <w:pPr>
        <w:pStyle w:val="Heading2"/>
      </w:pPr>
      <w:bookmarkStart w:id="106" w:name="_Toc218885890"/>
      <w:bookmarkStart w:id="107" w:name="_Ref218956060"/>
      <w:r w:rsidRPr="00363125">
        <w:t>Risk-Based Decision Making</w:t>
      </w:r>
      <w:bookmarkEnd w:id="106"/>
      <w:bookmarkEnd w:id="107"/>
    </w:p>
    <w:p w14:paraId="1DFD0900" w14:textId="14720A6E" w:rsidR="003F1607" w:rsidRDefault="00237106" w:rsidP="003F1607">
      <w:r>
        <w:t>Identifying engineering risk is critical</w:t>
      </w:r>
      <w:r w:rsidR="001831B3">
        <w:t xml:space="preserve">. It appears in all aspects, from safety, compliance, reliability, and performance. In 2025 </w:t>
      </w:r>
      <w:r w:rsidR="004C410F">
        <w:t xml:space="preserve">compliance, reliability and performance risks </w:t>
      </w:r>
      <w:r w:rsidR="00480708">
        <w:t xml:space="preserve">were not formally identified and documented, instead they were continually </w:t>
      </w:r>
      <w:r w:rsidR="00196B4A">
        <w:t xml:space="preserve">discussed and managed during Leaders Meetings. </w:t>
      </w:r>
      <w:r w:rsidR="00A96BB3">
        <w:t xml:space="preserve">It is the </w:t>
      </w:r>
      <w:r w:rsidR="00A96BB3">
        <w:lastRenderedPageBreak/>
        <w:t xml:space="preserve">authors recommendation to formalise this process earlier on in the year, so that </w:t>
      </w:r>
      <w:r w:rsidR="005744C2">
        <w:t xml:space="preserve">if anything the leadership team are made aware of areas to be cautious. </w:t>
      </w:r>
    </w:p>
    <w:p w14:paraId="1C99F906" w14:textId="7BDDA2DB" w:rsidR="00F25F9A" w:rsidRDefault="00F25F9A" w:rsidP="003F1607">
      <w:r>
        <w:t xml:space="preserve">The only formal </w:t>
      </w:r>
      <w:r w:rsidR="002E6D63">
        <w:t xml:space="preserve">structure of risk awareness was within the budgeting stage of the year, where the leadership team was tasked with applying </w:t>
      </w:r>
      <w:r w:rsidR="009C3751">
        <w:t xml:space="preserve">‘Factor of Importance’, an estimated percentage of </w:t>
      </w:r>
      <w:r w:rsidR="001856AC">
        <w:t xml:space="preserve">how unknown the cost of an item would be, </w:t>
      </w:r>
      <w:r w:rsidR="000727F8">
        <w:t>ultimately referring to the risk involved in the design of the system.</w:t>
      </w:r>
    </w:p>
    <w:p w14:paraId="40868EBB" w14:textId="1436EDFE" w:rsidR="00500E24" w:rsidRDefault="00500E24" w:rsidP="003F1607">
      <w:r>
        <w:t xml:space="preserve">An example </w:t>
      </w:r>
      <w:r w:rsidR="00DB2C23">
        <w:t xml:space="preserve">tolerance </w:t>
      </w:r>
      <w:r>
        <w:t>structure of how risks in safety, compliance, reliability</w:t>
      </w:r>
      <w:r w:rsidR="00DB2C23">
        <w:t>, and performance could be hierarchised with the NU Racing mindset is shown below</w:t>
      </w:r>
    </w:p>
    <w:p w14:paraId="4DF4A116" w14:textId="022FA7DC" w:rsidR="00DB2C23" w:rsidRDefault="00DB2C23" w:rsidP="001C17B8">
      <w:pPr>
        <w:pStyle w:val="ListParagraph"/>
        <w:numPr>
          <w:ilvl w:val="0"/>
          <w:numId w:val="21"/>
        </w:numPr>
      </w:pPr>
      <w:r>
        <w:t>Safety risks: zero tolerance</w:t>
      </w:r>
    </w:p>
    <w:p w14:paraId="4443C7D2" w14:textId="15914C27" w:rsidR="00DB2C23" w:rsidRDefault="00DB2C23" w:rsidP="001C17B8">
      <w:pPr>
        <w:pStyle w:val="ListParagraph"/>
        <w:numPr>
          <w:ilvl w:val="0"/>
          <w:numId w:val="21"/>
        </w:numPr>
      </w:pPr>
      <w:r>
        <w:t>Compliance risks: very low tolerance</w:t>
      </w:r>
    </w:p>
    <w:p w14:paraId="1A94EC87" w14:textId="1C058CDC" w:rsidR="00DB2C23" w:rsidRDefault="00DB2C23" w:rsidP="001C17B8">
      <w:pPr>
        <w:pStyle w:val="ListParagraph"/>
        <w:numPr>
          <w:ilvl w:val="0"/>
          <w:numId w:val="21"/>
        </w:numPr>
      </w:pPr>
      <w:r>
        <w:t>Reliability risks: zero tolerance</w:t>
      </w:r>
    </w:p>
    <w:p w14:paraId="52445DC4" w14:textId="373388CE" w:rsidR="00DB2C23" w:rsidRDefault="00CC671C" w:rsidP="001C17B8">
      <w:pPr>
        <w:pStyle w:val="ListParagraph"/>
        <w:numPr>
          <w:ilvl w:val="0"/>
          <w:numId w:val="21"/>
        </w:numPr>
      </w:pPr>
      <w:r>
        <w:t>Performance risks: moderated/managed tolerance</w:t>
      </w:r>
    </w:p>
    <w:p w14:paraId="03DE32C5" w14:textId="2EEF8394" w:rsidR="000727F8" w:rsidRDefault="00C47C6A" w:rsidP="000727F8">
      <w:r>
        <w:t xml:space="preserve">Through discussions of </w:t>
      </w:r>
      <w:r w:rsidR="005531D8">
        <w:t xml:space="preserve">risk in leadership meetings, the leadership team were able to identify designs that required more in-depth unit testing and validation </w:t>
      </w:r>
      <w:r w:rsidR="00DF3C8A">
        <w:t xml:space="preserve">before the design was deemed reliable. </w:t>
      </w:r>
      <w:r w:rsidR="00B64834">
        <w:t xml:space="preserve">This was most prominent in the Powertrain project, </w:t>
      </w:r>
      <w:r w:rsidR="00ED5DB4">
        <w:t>though another area where this philosophy was used was in the Expansion Board project</w:t>
      </w:r>
      <w:r w:rsidR="008E6ED8">
        <w:t xml:space="preserve">, </w:t>
      </w:r>
      <w:r w:rsidR="00D24C32">
        <w:t xml:space="preserve">where </w:t>
      </w:r>
      <w:r w:rsidR="002036F8">
        <w:t xml:space="preserve">the author saw </w:t>
      </w:r>
      <w:r w:rsidR="008E6ED8">
        <w:t xml:space="preserve">Oliver Bunny’s </w:t>
      </w:r>
      <w:r w:rsidR="00D24C32">
        <w:t xml:space="preserve">scope </w:t>
      </w:r>
      <w:r w:rsidR="002036F8">
        <w:t>as major risk since the team had not undertaken a PCB that integrated the number of sensors that was desired</w:t>
      </w:r>
      <w:r w:rsidR="00BB702D">
        <w:t xml:space="preserve">. As a result of this, the author ensured to </w:t>
      </w:r>
      <w:r w:rsidR="00857756">
        <w:t xml:space="preserve">dedicate large amounts of time to design reviews of the </w:t>
      </w:r>
      <w:r w:rsidR="001C6AF0">
        <w:t>PCB and</w:t>
      </w:r>
      <w:r w:rsidR="00857756">
        <w:t xml:space="preserve"> ensure that there </w:t>
      </w:r>
      <w:r w:rsidR="001C6AF0">
        <w:t>was</w:t>
      </w:r>
      <w:r w:rsidR="00857756">
        <w:t xml:space="preserve"> in-depth testing procedures created to prove the PCBs </w:t>
      </w:r>
      <w:r w:rsidR="001C6AF0">
        <w:t xml:space="preserve">functionality. This </w:t>
      </w:r>
      <w:r w:rsidR="007D7CAE">
        <w:t xml:space="preserve">decision was validated with the success of the PCB, </w:t>
      </w:r>
      <w:r w:rsidR="004A11CF">
        <w:t xml:space="preserve">having all sensors tested during 2025, allowing </w:t>
      </w:r>
      <w:r w:rsidR="00B01AF9">
        <w:t xml:space="preserve">significant Vehicle Dynamic research, powertrain cooling research, </w:t>
      </w:r>
      <w:r w:rsidR="008E7CEB">
        <w:t xml:space="preserve">informed and efficient driver training, and </w:t>
      </w:r>
      <w:r w:rsidR="00387347">
        <w:t xml:space="preserve">informed brake pad selection </w:t>
      </w:r>
      <w:r w:rsidR="00B01AF9">
        <w:t>to be conducted.</w:t>
      </w:r>
    </w:p>
    <w:p w14:paraId="170E1F27" w14:textId="2054313A" w:rsidR="00A854B0" w:rsidRDefault="001369AA" w:rsidP="00F25F9A">
      <w:r>
        <w:t xml:space="preserve">The discussions within leadership meetings </w:t>
      </w:r>
      <w:r w:rsidR="003A6C88">
        <w:t xml:space="preserve">significantly reduced the amount of risks the team faced, though where residual risk remained, </w:t>
      </w:r>
      <w:r w:rsidR="008D4B0D">
        <w:t xml:space="preserve">acceptance was contingent on mitigation strategies, and ultimately an assessment that further reduction was not feasible within the available timeframe. </w:t>
      </w:r>
      <w:r w:rsidR="00793157">
        <w:t xml:space="preserve">Residual risk was most </w:t>
      </w:r>
      <w:r w:rsidR="00EC5BD3">
        <w:t xml:space="preserve">pronounced in the inverter issue that the team faced after </w:t>
      </w:r>
      <w:r w:rsidR="00CB533F">
        <w:t xml:space="preserve">Acceleration event testing had been conducted with the Differential Powerbox. </w:t>
      </w:r>
      <w:r w:rsidR="00113755">
        <w:t xml:space="preserve">After researching the fault, the team acknowledged that the solution could not be implemented in the available time left before competition. </w:t>
      </w:r>
      <w:r w:rsidR="00B27BB9">
        <w:t>Instead,</w:t>
      </w:r>
      <w:r w:rsidR="00113755">
        <w:t xml:space="preserve"> </w:t>
      </w:r>
      <w:r w:rsidR="00AB2C1C">
        <w:t>a temporary fix of limiting the torque during Acceleration runs was implemented</w:t>
      </w:r>
      <w:r w:rsidR="00DA5795">
        <w:t>. More information can be found in Samuel Connett’s</w:t>
      </w:r>
      <w:r w:rsidR="00B27BB9">
        <w:t xml:space="preserve"> FYP </w:t>
      </w:r>
      <w:r w:rsidR="00DA5795">
        <w:t xml:space="preserve">report </w:t>
      </w:r>
      <w:sdt>
        <w:sdtPr>
          <w:id w:val="-1828965553"/>
          <w:citation/>
        </w:sdtPr>
        <w:sdtContent>
          <w:r w:rsidR="00DA5795">
            <w:fldChar w:fldCharType="begin"/>
          </w:r>
          <w:r w:rsidR="00DA5795">
            <w:instrText xml:space="preserve"> CITATION SCo251 \l 3081 </w:instrText>
          </w:r>
          <w:r w:rsidR="00DA5795">
            <w:fldChar w:fldCharType="separate"/>
          </w:r>
          <w:r w:rsidR="00886461" w:rsidRPr="00886461">
            <w:rPr>
              <w:noProof/>
            </w:rPr>
            <w:t>[7]</w:t>
          </w:r>
          <w:r w:rsidR="00DA5795">
            <w:fldChar w:fldCharType="end"/>
          </w:r>
        </w:sdtContent>
      </w:sdt>
      <w:r w:rsidR="00B27BB9">
        <w:t>.</w:t>
      </w:r>
    </w:p>
    <w:p w14:paraId="53F4C8D0" w14:textId="1705A746" w:rsidR="00F25F9A" w:rsidRDefault="00A854B0" w:rsidP="00A854B0">
      <w:pPr>
        <w:spacing w:line="259" w:lineRule="auto"/>
        <w:jc w:val="left"/>
      </w:pPr>
      <w:r>
        <w:br w:type="page"/>
      </w:r>
    </w:p>
    <w:p w14:paraId="0F4F1627" w14:textId="77777777" w:rsidR="003F1607" w:rsidRDefault="003F1607" w:rsidP="003F1607">
      <w:pPr>
        <w:pStyle w:val="Heading1"/>
      </w:pPr>
      <w:bookmarkStart w:id="108" w:name="_Toc218885891"/>
      <w:r>
        <w:lastRenderedPageBreak/>
        <w:t>Mechatronic System Development and Integration</w:t>
      </w:r>
      <w:bookmarkEnd w:id="108"/>
    </w:p>
    <w:p w14:paraId="008E692E" w14:textId="77777777" w:rsidR="00D47769" w:rsidRDefault="00D47769" w:rsidP="00D47769">
      <w:pPr>
        <w:pStyle w:val="Heading2"/>
      </w:pPr>
      <w:bookmarkStart w:id="109" w:name="_Toc218885892"/>
      <w:r w:rsidRPr="00D47769">
        <w:t>Overview of Mechatronic Systems on the Competition Vehicle</w:t>
      </w:r>
      <w:bookmarkEnd w:id="109"/>
    </w:p>
    <w:p w14:paraId="713ABD47" w14:textId="7201E4BB" w:rsidR="00BF140B" w:rsidRPr="00BF140B" w:rsidRDefault="00BF140B" w:rsidP="00BF140B">
      <w:r>
        <w:t xml:space="preserve">An overview of the Mechatronic systems of NU25 are depicted in </w:t>
      </w:r>
      <w:r>
        <w:fldChar w:fldCharType="begin"/>
      </w:r>
      <w:r>
        <w:instrText xml:space="preserve"> REF _Ref218605535 \h </w:instrText>
      </w:r>
      <w:r>
        <w:fldChar w:fldCharType="separate"/>
      </w:r>
      <w:r w:rsidR="00886461">
        <w:t>NU25 Mechatronic System Architecture</w:t>
      </w:r>
      <w:r>
        <w:fldChar w:fldCharType="end"/>
      </w:r>
      <w:r>
        <w:t xml:space="preserve">. A more detailed </w:t>
      </w:r>
      <w:r w:rsidR="00E25941">
        <w:t xml:space="preserve">overview of the electrical connections and system topology </w:t>
      </w:r>
      <w:r w:rsidR="008E3E36">
        <w:t xml:space="preserve">can be found in </w:t>
      </w:r>
      <w:r w:rsidR="008E3E36">
        <w:fldChar w:fldCharType="begin"/>
      </w:r>
      <w:r w:rsidR="008E3E36">
        <w:instrText xml:space="preserve"> REF _Ref218605658 \h </w:instrText>
      </w:r>
      <w:r w:rsidR="008E3E36">
        <w:fldChar w:fldCharType="separate"/>
      </w:r>
      <w:r w:rsidR="00886461">
        <w:t>Appendix C - NU25 Electrical System Overview</w:t>
      </w:r>
      <w:r w:rsidR="008E3E36">
        <w:fldChar w:fldCharType="end"/>
      </w:r>
    </w:p>
    <w:p w14:paraId="358ABA04" w14:textId="77777777" w:rsidR="00D47769" w:rsidRDefault="00D47769" w:rsidP="00D47769">
      <w:pPr>
        <w:pStyle w:val="Heading2"/>
      </w:pPr>
      <w:bookmarkStart w:id="110" w:name="_Toc218885893"/>
      <w:r w:rsidRPr="00D47769">
        <w:t>Design Evolution and Change Management</w:t>
      </w:r>
      <w:bookmarkEnd w:id="110"/>
    </w:p>
    <w:p w14:paraId="300AEDFF" w14:textId="75768008" w:rsidR="00985929" w:rsidRDefault="00BD6040" w:rsidP="00985929">
      <w:r>
        <w:t xml:space="preserve">NU Racing </w:t>
      </w:r>
      <w:r w:rsidR="00040F19">
        <w:t>follows a ‘build first, design second’ philosophy. In 2024, most designs had been decided for NU25</w:t>
      </w:r>
      <w:r w:rsidR="007B2402">
        <w:t xml:space="preserve">. </w:t>
      </w:r>
      <w:r w:rsidR="00214658">
        <w:t xml:space="preserve">In 2025, the Mechatronic systems were </w:t>
      </w:r>
      <w:r w:rsidR="001C5316">
        <w:t xml:space="preserve">required to change as little as possible, as discussed in </w:t>
      </w:r>
      <w:r w:rsidR="00B26202">
        <w:t xml:space="preserve">the </w:t>
      </w:r>
      <w:r w:rsidR="001C5316">
        <w:fldChar w:fldCharType="begin"/>
      </w:r>
      <w:r w:rsidR="001C5316">
        <w:instrText xml:space="preserve"> REF _Ref218606112 \h </w:instrText>
      </w:r>
      <w:r w:rsidR="001C5316">
        <w:fldChar w:fldCharType="separate"/>
      </w:r>
      <w:r w:rsidR="00886461" w:rsidRPr="00363125">
        <w:t>Key Engineering Decisions and Trade-Off Analyses</w:t>
      </w:r>
      <w:r w:rsidR="001C5316">
        <w:fldChar w:fldCharType="end"/>
      </w:r>
      <w:r w:rsidR="00B26202">
        <w:t xml:space="preserve"> section of this report</w:t>
      </w:r>
      <w:r w:rsidR="00685ED8">
        <w:t>, only minor revolutions to designs were allowed</w:t>
      </w:r>
      <w:r w:rsidR="009F1C9D">
        <w:t xml:space="preserve">. This resulted in the author creating a detailed list of changes to </w:t>
      </w:r>
      <w:r w:rsidR="00E75C76">
        <w:t xml:space="preserve">each node, a </w:t>
      </w:r>
      <w:r w:rsidR="005F2F61">
        <w:t xml:space="preserve">process that has its cons and are discussed in </w:t>
      </w:r>
      <w:r w:rsidR="00B26202">
        <w:t xml:space="preserve">the </w:t>
      </w:r>
      <w:r w:rsidR="005F2F61">
        <w:fldChar w:fldCharType="begin"/>
      </w:r>
      <w:r w:rsidR="005F2F61">
        <w:instrText xml:space="preserve"> REF _Ref218606328 \h </w:instrText>
      </w:r>
      <w:r w:rsidR="005F2F61">
        <w:fldChar w:fldCharType="separate"/>
      </w:r>
      <w:r w:rsidR="00886461" w:rsidRPr="00E26714">
        <w:t>Onboarding, Training, and Mentorship</w:t>
      </w:r>
      <w:r w:rsidR="005F2F61">
        <w:fldChar w:fldCharType="end"/>
      </w:r>
      <w:r w:rsidR="00B26202">
        <w:t xml:space="preserve"> section of this report</w:t>
      </w:r>
      <w:r w:rsidR="005F2F61">
        <w:t xml:space="preserve">. </w:t>
      </w:r>
    </w:p>
    <w:p w14:paraId="51EAD278" w14:textId="6C4B27EA" w:rsidR="00C6633A" w:rsidRDefault="00C6633A" w:rsidP="00985929">
      <w:r>
        <w:t>Designs were evaluated with the help of consultation with the Chief Engineer, Malcolm Sidney and Dylan Cuskelly</w:t>
      </w:r>
      <w:r w:rsidR="00F333DE">
        <w:t xml:space="preserve">. Along with Decision Matrices, that allowed </w:t>
      </w:r>
      <w:r w:rsidR="0030389C">
        <w:t xml:space="preserve">for un-biased decisions to be made </w:t>
      </w:r>
      <w:r w:rsidR="00351ED3">
        <w:t>in a quantitative way.</w:t>
      </w:r>
    </w:p>
    <w:p w14:paraId="391489F5" w14:textId="7C7C37C9" w:rsidR="00351ED3" w:rsidRDefault="00351ED3" w:rsidP="00985929">
      <w:r>
        <w:t xml:space="preserve">During the year, the author found it difficult to keep track of changes to the race car (NU24 and NU25) between each track day. Thus a </w:t>
      </w:r>
      <w:r w:rsidR="00FF685B">
        <w:t>‘</w:t>
      </w:r>
      <w:r w:rsidR="009D0FF4">
        <w:t>Changes to NUxx</w:t>
      </w:r>
      <w:r w:rsidR="00E60731">
        <w:t>’ list was written up on a whiteboard in the TA workshop</w:t>
      </w:r>
      <w:r w:rsidR="00D6256F">
        <w:t>. This was found to be a quick and efficient way of capsulating changes to the car. The author thought it was bene</w:t>
      </w:r>
      <w:r w:rsidR="00236D0C">
        <w:t>ficial to ensure that the method of documenting the changes were quick,</w:t>
      </w:r>
      <w:r w:rsidR="00445DF4">
        <w:t xml:space="preserve"> because of the reduced time both the author and Mechanical department lead had to document the changes</w:t>
      </w:r>
      <w:r w:rsidR="000325BD">
        <w:t xml:space="preserve">, a whiteboard in the workshop seemed most fitting. After the changes were finalised for the track day, the Chief Engineer would then formally document the changes in the </w:t>
      </w:r>
      <w:r w:rsidR="009E2DB6">
        <w:t xml:space="preserve">‘NU Racing Track Day Testing Log’. A process that the leadership team found to be efficient. An example </w:t>
      </w:r>
      <w:r w:rsidR="00AF5971">
        <w:t xml:space="preserve">whiteboard summary is shown in </w:t>
      </w:r>
      <w:r w:rsidR="00AF5971">
        <w:fldChar w:fldCharType="begin"/>
      </w:r>
      <w:r w:rsidR="00AF5971">
        <w:instrText xml:space="preserve"> REF _Ref218606884 \h </w:instrText>
      </w:r>
      <w:r w:rsidR="00AF5971">
        <w:fldChar w:fldCharType="separate"/>
      </w:r>
      <w:r w:rsidR="00886461">
        <w:t xml:space="preserve">Figure </w:t>
      </w:r>
      <w:r w:rsidR="00886461">
        <w:rPr>
          <w:noProof/>
        </w:rPr>
        <w:t>10</w:t>
      </w:r>
      <w:r w:rsidR="00886461">
        <w:t>. Whiteboard Change Management Solution</w:t>
      </w:r>
      <w:r w:rsidR="00AF5971">
        <w:fldChar w:fldCharType="end"/>
      </w:r>
      <w:r w:rsidR="00AF5971">
        <w:t>.</w:t>
      </w:r>
    </w:p>
    <w:p w14:paraId="1929DBC7" w14:textId="499F4392" w:rsidR="001E71F1" w:rsidRDefault="001E71F1" w:rsidP="00985929">
      <w:r>
        <w:t xml:space="preserve">This </w:t>
      </w:r>
      <w:r w:rsidR="00A37158">
        <w:t xml:space="preserve">whiteboard summary also helped to fault find during track days. Since it was usually an integration issue that was causing a fault, being able to quickly see what the changes were for the track day allowed the Mechatronics team to efficiently find and fix issues. Resulting in more </w:t>
      </w:r>
      <w:r w:rsidR="004E493F">
        <w:t>efficient use of track days and increasing driving time.</w:t>
      </w:r>
    </w:p>
    <w:p w14:paraId="1677F28E" w14:textId="77777777" w:rsidR="00AF5971" w:rsidRDefault="00AF5971" w:rsidP="00AF5971">
      <w:pPr>
        <w:keepNext/>
        <w:jc w:val="center"/>
      </w:pPr>
      <w:r>
        <w:rPr>
          <w:noProof/>
        </w:rPr>
        <w:lastRenderedPageBreak/>
        <w:drawing>
          <wp:inline distT="0" distB="0" distL="0" distR="0" wp14:anchorId="3D3C6BFA" wp14:editId="1892145A">
            <wp:extent cx="2486025" cy="3974901"/>
            <wp:effectExtent l="0" t="0" r="0" b="6985"/>
            <wp:docPr id="601036798"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9147" t="4944" r="5721" b="18492"/>
                    <a:stretch>
                      <a:fillRect/>
                    </a:stretch>
                  </pic:blipFill>
                  <pic:spPr bwMode="auto">
                    <a:xfrm>
                      <a:off x="0" y="0"/>
                      <a:ext cx="2491703" cy="3983979"/>
                    </a:xfrm>
                    <a:prstGeom prst="rect">
                      <a:avLst/>
                    </a:prstGeom>
                    <a:noFill/>
                    <a:ln>
                      <a:noFill/>
                    </a:ln>
                    <a:extLst>
                      <a:ext uri="{53640926-AAD7-44D8-BBD7-CCE9431645EC}">
                        <a14:shadowObscured xmlns:a14="http://schemas.microsoft.com/office/drawing/2010/main"/>
                      </a:ext>
                    </a:extLst>
                  </pic:spPr>
                </pic:pic>
              </a:graphicData>
            </a:graphic>
          </wp:inline>
        </w:drawing>
      </w:r>
    </w:p>
    <w:p w14:paraId="34A1C279" w14:textId="1CF5C680" w:rsidR="00AF5971" w:rsidRPr="00985929" w:rsidRDefault="00AF5971" w:rsidP="00AF5971">
      <w:pPr>
        <w:pStyle w:val="Caption"/>
        <w:jc w:val="center"/>
      </w:pPr>
      <w:bookmarkStart w:id="111" w:name="_Ref218606884"/>
      <w:bookmarkStart w:id="112" w:name="_Toc218885961"/>
      <w:r>
        <w:t xml:space="preserve">Figure </w:t>
      </w:r>
      <w:fldSimple w:instr=" SEQ Figure \* ARABIC ">
        <w:r w:rsidR="00886461">
          <w:rPr>
            <w:noProof/>
          </w:rPr>
          <w:t>10</w:t>
        </w:r>
      </w:fldSimple>
      <w:r>
        <w:t>. Whiteboard Change Management Solution</w:t>
      </w:r>
      <w:bookmarkEnd w:id="111"/>
      <w:bookmarkEnd w:id="112"/>
    </w:p>
    <w:p w14:paraId="7BD71AEF" w14:textId="2670FF40" w:rsidR="00840767" w:rsidRDefault="00840767" w:rsidP="00840767">
      <w:r>
        <w:t xml:space="preserve">Other forms of change management included the creation of </w:t>
      </w:r>
      <w:r w:rsidR="007A02B6">
        <w:t>a document called ‘2025 MCHA System Design Changes’, that outlined all the changes to PCBs made in 2025.</w:t>
      </w:r>
      <w:r w:rsidR="00E122B1">
        <w:t xml:space="preserve"> Available on the NU Team’s SharePoint </w:t>
      </w:r>
      <w:r w:rsidR="001E71F1">
        <w:t xml:space="preserve">as well as in </w:t>
      </w:r>
      <w:r w:rsidR="001E71F1">
        <w:fldChar w:fldCharType="begin"/>
      </w:r>
      <w:r w:rsidR="001E71F1">
        <w:instrText xml:space="preserve"> REF _Ref218607036 \h </w:instrText>
      </w:r>
      <w:r w:rsidR="001E71F1">
        <w:fldChar w:fldCharType="separate"/>
      </w:r>
      <w:r w:rsidR="00886461">
        <w:t>Appendix E – 2025 MCHA Systems Design Changes</w:t>
      </w:r>
      <w:r w:rsidR="001E71F1">
        <w:fldChar w:fldCharType="end"/>
      </w:r>
      <w:r w:rsidR="001E71F1">
        <w:t>.</w:t>
      </w:r>
      <w:r w:rsidR="007A02B6">
        <w:t xml:space="preserve"> </w:t>
      </w:r>
      <w:r w:rsidR="005E6B7F">
        <w:t xml:space="preserve">Design Decision Reviews (DDRs) were also used as change management, </w:t>
      </w:r>
      <w:r w:rsidR="00EE1D67">
        <w:t xml:space="preserve">at the beginning of the DDR, there is a section that gets the individual to detail the changes to the new PCB version compared to the last version. DDRs are further discussed in the </w:t>
      </w:r>
      <w:r w:rsidR="00965DB6">
        <w:fldChar w:fldCharType="begin"/>
      </w:r>
      <w:r w:rsidR="00965DB6">
        <w:instrText xml:space="preserve"> REF _Ref218607335 \h </w:instrText>
      </w:r>
      <w:r w:rsidR="00965DB6">
        <w:fldChar w:fldCharType="separate"/>
      </w:r>
      <w:r w:rsidR="00886461">
        <w:t>Quality Assurance and Design Review Process</w:t>
      </w:r>
      <w:r w:rsidR="00965DB6">
        <w:fldChar w:fldCharType="end"/>
      </w:r>
      <w:r w:rsidR="00965DB6">
        <w:t xml:space="preserve"> and </w:t>
      </w:r>
      <w:r w:rsidR="00EE1D67">
        <w:fldChar w:fldCharType="begin"/>
      </w:r>
      <w:r w:rsidR="00EE1D67">
        <w:instrText xml:space="preserve"> REF _Ref218607259 \h </w:instrText>
      </w:r>
      <w:r w:rsidR="00EE1D67">
        <w:fldChar w:fldCharType="separate"/>
      </w:r>
      <w:r w:rsidR="00886461" w:rsidRPr="00363125">
        <w:t>Design Review</w:t>
      </w:r>
      <w:r w:rsidR="00EE1D67">
        <w:fldChar w:fldCharType="end"/>
      </w:r>
      <w:r w:rsidR="00EE1D67">
        <w:t xml:space="preserve"> </w:t>
      </w:r>
      <w:r w:rsidR="00965DB6">
        <w:t xml:space="preserve">and </w:t>
      </w:r>
      <w:r w:rsidR="00EE1D67">
        <w:t>section</w:t>
      </w:r>
      <w:r w:rsidR="00965DB6">
        <w:t>s</w:t>
      </w:r>
      <w:r w:rsidR="00EE1D67">
        <w:t xml:space="preserve"> of this report.</w:t>
      </w:r>
    </w:p>
    <w:p w14:paraId="54B2070B" w14:textId="77777777" w:rsidR="00D47769" w:rsidRDefault="00D47769" w:rsidP="00D47769">
      <w:pPr>
        <w:pStyle w:val="Heading2"/>
      </w:pPr>
      <w:bookmarkStart w:id="113" w:name="_Toc218885894"/>
      <w:r w:rsidRPr="00D47769">
        <w:t>Integration with Mechanical and Vehicle-Level Systems</w:t>
      </w:r>
      <w:bookmarkEnd w:id="113"/>
    </w:p>
    <w:p w14:paraId="38B52214" w14:textId="19C55B7C" w:rsidR="00B8656B" w:rsidRDefault="00971955" w:rsidP="001C17B8">
      <w:pPr>
        <w:pStyle w:val="ListParagraph"/>
        <w:numPr>
          <w:ilvl w:val="0"/>
          <w:numId w:val="23"/>
        </w:numPr>
      </w:pPr>
      <w:r>
        <w:t>PCB and enclosure issues</w:t>
      </w:r>
      <w:r w:rsidR="00EB2317">
        <w:t xml:space="preserve"> (CEN and HIP mounting)</w:t>
      </w:r>
    </w:p>
    <w:p w14:paraId="2800891C" w14:textId="45692C7C" w:rsidR="00971955" w:rsidRDefault="00971955" w:rsidP="001C17B8">
      <w:pPr>
        <w:pStyle w:val="ListParagraph"/>
        <w:numPr>
          <w:ilvl w:val="0"/>
          <w:numId w:val="23"/>
        </w:numPr>
      </w:pPr>
      <w:r>
        <w:t>Sensors on wheel assembly (uprights)</w:t>
      </w:r>
    </w:p>
    <w:p w14:paraId="5D3F736F" w14:textId="1C463ABB" w:rsidR="00EB2317" w:rsidRPr="00B8656B" w:rsidRDefault="008C73C2" w:rsidP="001C17B8">
      <w:pPr>
        <w:pStyle w:val="ListParagraph"/>
        <w:numPr>
          <w:ilvl w:val="0"/>
          <w:numId w:val="23"/>
        </w:numPr>
      </w:pPr>
      <w:r>
        <w:t>TS stack (DCDC, inverter, lv battery)</w:t>
      </w:r>
    </w:p>
    <w:p w14:paraId="078FC750" w14:textId="2576AC05" w:rsidR="00D47769" w:rsidRDefault="00D47769" w:rsidP="00D47769">
      <w:pPr>
        <w:pStyle w:val="Heading2"/>
      </w:pPr>
      <w:bookmarkStart w:id="114" w:name="_Toc218885895"/>
      <w:r w:rsidRPr="00D47769">
        <w:t>Issues Encountered During System Integration</w:t>
      </w:r>
      <w:bookmarkEnd w:id="114"/>
    </w:p>
    <w:p w14:paraId="59167801" w14:textId="7F3136C0" w:rsidR="006C11A1" w:rsidRDefault="00AE4CDC" w:rsidP="001C17B8">
      <w:pPr>
        <w:pStyle w:val="ListParagraph"/>
        <w:numPr>
          <w:ilvl w:val="0"/>
          <w:numId w:val="3"/>
        </w:numPr>
      </w:pPr>
      <w:r>
        <w:t>Implement as many steps as possible to integration to make sure that everything that can be tested is tested before it is all put together</w:t>
      </w:r>
    </w:p>
    <w:p w14:paraId="1C92855D" w14:textId="5F2BC22A" w:rsidR="00D069B2" w:rsidRPr="006C11A1" w:rsidRDefault="00D069B2" w:rsidP="001C17B8">
      <w:pPr>
        <w:pStyle w:val="ListParagraph"/>
        <w:numPr>
          <w:ilvl w:val="0"/>
          <w:numId w:val="3"/>
        </w:numPr>
      </w:pPr>
      <w:r>
        <w:t>Do a dedicated test day of new mcha systems on previous years competition car. Makes so that (ideally) all changes to mcha system is tested before new competition car is running</w:t>
      </w:r>
    </w:p>
    <w:p w14:paraId="68117EC7" w14:textId="77777777" w:rsidR="003F1607" w:rsidRDefault="003F1607" w:rsidP="003F1607"/>
    <w:p w14:paraId="2D4FAD1A" w14:textId="5BAA7976" w:rsidR="003F1607" w:rsidRDefault="003F1607" w:rsidP="003F1607">
      <w:pPr>
        <w:pStyle w:val="Heading1"/>
      </w:pPr>
      <w:bookmarkStart w:id="115" w:name="_Ref218254193"/>
      <w:bookmarkStart w:id="116" w:name="_Ref218254205"/>
      <w:bookmarkStart w:id="117" w:name="_Ref218254232"/>
      <w:bookmarkStart w:id="118" w:name="_Ref218254243"/>
      <w:bookmarkStart w:id="119" w:name="_Toc218885896"/>
      <w:r>
        <w:t>Testing, Validation and Compliance</w:t>
      </w:r>
      <w:bookmarkEnd w:id="115"/>
      <w:bookmarkEnd w:id="116"/>
      <w:bookmarkEnd w:id="117"/>
      <w:bookmarkEnd w:id="118"/>
      <w:bookmarkEnd w:id="119"/>
    </w:p>
    <w:p w14:paraId="0D3E41BD" w14:textId="4E1A3063" w:rsidR="003F1607" w:rsidRPr="00E829EB" w:rsidRDefault="003F1607" w:rsidP="001C17B8">
      <w:pPr>
        <w:pStyle w:val="ListParagraph"/>
        <w:numPr>
          <w:ilvl w:val="0"/>
          <w:numId w:val="2"/>
        </w:numPr>
        <w:rPr>
          <w:color w:val="EE0000"/>
        </w:rPr>
      </w:pPr>
      <w:r w:rsidRPr="00E829EB">
        <w:rPr>
          <w:color w:val="EE0000"/>
        </w:rPr>
        <w:t>ESF</w:t>
      </w:r>
    </w:p>
    <w:p w14:paraId="60675048" w14:textId="221B8868" w:rsidR="002B7806" w:rsidRPr="00E829EB" w:rsidRDefault="002B7806" w:rsidP="001C17B8">
      <w:pPr>
        <w:pStyle w:val="ListParagraph"/>
        <w:numPr>
          <w:ilvl w:val="0"/>
          <w:numId w:val="2"/>
        </w:numPr>
        <w:rPr>
          <w:color w:val="EE0000"/>
        </w:rPr>
      </w:pPr>
      <w:r w:rsidRPr="00E829EB">
        <w:rPr>
          <w:color w:val="EE0000"/>
        </w:rPr>
        <w:t>NU25 Testing</w:t>
      </w:r>
    </w:p>
    <w:p w14:paraId="69DAFF46" w14:textId="53583DA0" w:rsidR="00646806" w:rsidRPr="00E829EB" w:rsidRDefault="00646806" w:rsidP="001C17B8">
      <w:pPr>
        <w:pStyle w:val="ListParagraph"/>
        <w:numPr>
          <w:ilvl w:val="0"/>
          <w:numId w:val="2"/>
        </w:numPr>
        <w:rPr>
          <w:color w:val="EE0000"/>
        </w:rPr>
      </w:pPr>
      <w:r w:rsidRPr="00E829EB">
        <w:rPr>
          <w:color w:val="EE0000"/>
        </w:rPr>
        <w:t xml:space="preserve">NU24 Auto X issue (BMS fault, cell 7 and 8 </w:t>
      </w:r>
      <w:r w:rsidR="00293375" w:rsidRPr="00E829EB">
        <w:rPr>
          <w:color w:val="EE0000"/>
        </w:rPr>
        <w:t>low and high voltage fault. P0A80??)</w:t>
      </w:r>
    </w:p>
    <w:p w14:paraId="44935756" w14:textId="77777777" w:rsidR="00D47769" w:rsidRDefault="00D47769" w:rsidP="00D47769">
      <w:pPr>
        <w:pStyle w:val="Heading2"/>
      </w:pPr>
      <w:bookmarkStart w:id="120" w:name="_Toc218885897"/>
      <w:r w:rsidRPr="00D47769">
        <w:t>Validation Strategy and Test Philosophy</w:t>
      </w:r>
      <w:bookmarkEnd w:id="120"/>
    </w:p>
    <w:p w14:paraId="5654D1FE" w14:textId="6B107017" w:rsidR="00120A85" w:rsidRDefault="00120A85" w:rsidP="00120A85">
      <w:r>
        <w:t>V</w:t>
      </w:r>
      <w:r w:rsidRPr="00120A85">
        <w:t>alidation is the process of ensuring that a product, service, or system meets the operational needs and intended use of the end user</w:t>
      </w:r>
      <w:r>
        <w:t xml:space="preserve"> </w:t>
      </w:r>
      <w:sdt>
        <w:sdtPr>
          <w:id w:val="-419186545"/>
          <w:citation/>
        </w:sdtPr>
        <w:sdtContent>
          <w:r>
            <w:fldChar w:fldCharType="begin"/>
          </w:r>
          <w:r>
            <w:instrText xml:space="preserve"> CITATION Wik25 \l 3081 </w:instrText>
          </w:r>
          <w:r>
            <w:fldChar w:fldCharType="separate"/>
          </w:r>
          <w:r w:rsidR="00886461" w:rsidRPr="00886461">
            <w:rPr>
              <w:noProof/>
            </w:rPr>
            <w:t>[17]</w:t>
          </w:r>
          <w:r>
            <w:fldChar w:fldCharType="end"/>
          </w:r>
        </w:sdtContent>
      </w:sdt>
      <w:r>
        <w:t xml:space="preserve">. </w:t>
      </w:r>
      <w:r w:rsidR="004B5529">
        <w:t xml:space="preserve">It is a critical step in the engineering process, as it is the direct way to know if a change to a design has made a positive impact or not. </w:t>
      </w:r>
      <w:r w:rsidR="00E914CF">
        <w:t xml:space="preserve">It ensures safety </w:t>
      </w:r>
      <w:r w:rsidR="0067497E">
        <w:t xml:space="preserve">and aids to decrease the risk of a new design. </w:t>
      </w:r>
    </w:p>
    <w:p w14:paraId="04D7398A" w14:textId="35DAA833" w:rsidR="000B3889" w:rsidRDefault="00234225" w:rsidP="00120A85">
      <w:r>
        <w:t xml:space="preserve">With improvements in 2025 with validation in NU Racing, the </w:t>
      </w:r>
      <w:r w:rsidR="009E513D">
        <w:t xml:space="preserve">ideal strategy employed consists of testing a design in a controlled environment, </w:t>
      </w:r>
      <w:r w:rsidR="009A653D">
        <w:t xml:space="preserve">one where unknown and uncontrollable variables are kept to a minimum, or if possible reduced to zero. </w:t>
      </w:r>
    </w:p>
    <w:p w14:paraId="20E7445F" w14:textId="49EB399C" w:rsidR="004D0D4B" w:rsidRDefault="002B3CAB" w:rsidP="00120A85">
      <w:r>
        <w:t>New designs should only be allowed on the competition platform o</w:t>
      </w:r>
      <w:r w:rsidR="004D0D4B">
        <w:t xml:space="preserve">nce controlled validation has taken place, and </w:t>
      </w:r>
      <w:r>
        <w:t xml:space="preserve">unit tests have been successfully passed. </w:t>
      </w:r>
      <w:r w:rsidR="00AE50C7">
        <w:t>This method reduce</w:t>
      </w:r>
      <w:r w:rsidR="00320640">
        <w:t>s</w:t>
      </w:r>
      <w:r w:rsidR="00AE50C7">
        <w:t xml:space="preserve"> the number of unknowns </w:t>
      </w:r>
      <w:r w:rsidR="00320640">
        <w:t xml:space="preserve">and late-stage failures </w:t>
      </w:r>
      <w:r w:rsidR="00AE50C7">
        <w:t xml:space="preserve">of a new design as much as possible. </w:t>
      </w:r>
      <w:r w:rsidR="00725364">
        <w:t>Though note should be taken that one cannot remove all possibility of an element being missed.</w:t>
      </w:r>
    </w:p>
    <w:p w14:paraId="72B56E73" w14:textId="18588781" w:rsidR="003A6562" w:rsidRPr="00120A85" w:rsidRDefault="003A6562" w:rsidP="00120A85">
      <w:r>
        <w:t xml:space="preserve">In 2024, it was demonstrated that insufficient or mislead </w:t>
      </w:r>
      <w:r w:rsidR="006C37A1">
        <w:t xml:space="preserve">diagnostic clarity and methods could lead to misidentification of hardware faults, further reinforcing the need for a staged, multi-step </w:t>
      </w:r>
      <w:r w:rsidR="00B223A6">
        <w:t>validation and unit testing process.</w:t>
      </w:r>
    </w:p>
    <w:p w14:paraId="35214C72" w14:textId="77777777" w:rsidR="00D47769" w:rsidRDefault="00D47769" w:rsidP="00D47769">
      <w:pPr>
        <w:pStyle w:val="Heading2"/>
      </w:pPr>
      <w:bookmarkStart w:id="121" w:name="_Toc218885898"/>
      <w:r w:rsidRPr="00D47769">
        <w:t>Simulation and Unit Testing</w:t>
      </w:r>
      <w:bookmarkEnd w:id="121"/>
    </w:p>
    <w:p w14:paraId="1411EF6E" w14:textId="77777777" w:rsidR="002066C5" w:rsidRDefault="00D95AA0" w:rsidP="00B223A6">
      <w:r>
        <w:t xml:space="preserve">The author insured to push for simulated circuits before PCBs could be ordered in 2025. This </w:t>
      </w:r>
      <w:r w:rsidR="008C5740">
        <w:t>proved to help with individuals understanding of the circuits on their PCBs, as well as easily highlight circuit designs that would not work.</w:t>
      </w:r>
      <w:r w:rsidR="002066C5">
        <w:t xml:space="preserve"> </w:t>
      </w:r>
    </w:p>
    <w:p w14:paraId="5DBEF7E1" w14:textId="398BF9D4" w:rsidR="001F1D51" w:rsidRDefault="002066C5" w:rsidP="00B223A6">
      <w:r>
        <w:t>The chosen software in 2025 was LTspice, due to it being taught in University courses, as well as its</w:t>
      </w:r>
      <w:r w:rsidR="00615CED">
        <w:t xml:space="preserve"> wide range of components and its large online community. Other </w:t>
      </w:r>
      <w:r w:rsidR="0025165E">
        <w:t>simulators</w:t>
      </w:r>
      <w:r w:rsidR="00615CED">
        <w:t xml:space="preserve"> included </w:t>
      </w:r>
      <w:r w:rsidR="0025165E">
        <w:t>Falstad, an online quick to use real-time simulator</w:t>
      </w:r>
      <w:r w:rsidR="001F1D51">
        <w:t>. Though not as in-depth and good as LTspice, it was used to quickly sketch a circuit and test its functionality with a visualisation of current flow.</w:t>
      </w:r>
    </w:p>
    <w:p w14:paraId="3B5E6BA6" w14:textId="72846FB9" w:rsidR="008258A8" w:rsidRDefault="002066C5" w:rsidP="00B223A6">
      <w:r>
        <w:t>Simulations of circuits are recommended to be conducted in future years.</w:t>
      </w:r>
    </w:p>
    <w:p w14:paraId="22F76C87" w14:textId="77777777" w:rsidR="008258A8" w:rsidRDefault="008258A8" w:rsidP="00B223A6"/>
    <w:p w14:paraId="3DE6029E" w14:textId="41A40FE7" w:rsidR="00F44128" w:rsidRDefault="001F1D51" w:rsidP="00B223A6">
      <w:r>
        <w:lastRenderedPageBreak/>
        <w:t>Unit tests</w:t>
      </w:r>
      <w:r w:rsidR="00DE24A4">
        <w:t xml:space="preserve"> were an extremely valuable tool throughout 2025 in the creation of </w:t>
      </w:r>
      <w:r w:rsidR="00ED24E6">
        <w:t>PCBs;</w:t>
      </w:r>
      <w:r w:rsidR="00DE24A4">
        <w:t xml:space="preserve"> it helped to </w:t>
      </w:r>
      <w:r w:rsidR="007D11ED">
        <w:t xml:space="preserve">find issues once a PCB had been manufactured but not yet put on the car. An in-depth unit test plan and check list can save many hours </w:t>
      </w:r>
      <w:r w:rsidR="006442C7">
        <w:t>troubleshooting on the car.</w:t>
      </w:r>
      <w:r w:rsidR="00847B21">
        <w:t xml:space="preserve"> </w:t>
      </w:r>
      <w:r w:rsidR="00ED24E6">
        <w:t xml:space="preserve">A detailed </w:t>
      </w:r>
      <w:r w:rsidR="00847B21">
        <w:t xml:space="preserve">example </w:t>
      </w:r>
      <w:r w:rsidR="00CE5B57">
        <w:t xml:space="preserve">unit test checklist </w:t>
      </w:r>
      <w:r w:rsidR="00ED24E6">
        <w:t xml:space="preserve">written by Mia Cosentino </w:t>
      </w:r>
      <w:r w:rsidR="00CE5B57">
        <w:t xml:space="preserve">is provided in </w:t>
      </w:r>
      <w:r w:rsidR="00CE5B57">
        <w:fldChar w:fldCharType="begin"/>
      </w:r>
      <w:r w:rsidR="00CE5B57">
        <w:instrText xml:space="preserve"> REF _Ref218621806 \h </w:instrText>
      </w:r>
      <w:r w:rsidR="00CE5B57">
        <w:fldChar w:fldCharType="separate"/>
      </w:r>
      <w:r w:rsidR="00886461">
        <w:t xml:space="preserve">Figure </w:t>
      </w:r>
      <w:r w:rsidR="00886461">
        <w:rPr>
          <w:noProof/>
        </w:rPr>
        <w:t>11</w:t>
      </w:r>
      <w:r w:rsidR="00886461">
        <w:t>. HIP V1.4 Unit Test Checklist</w:t>
      </w:r>
      <w:r w:rsidR="00CE5B57">
        <w:fldChar w:fldCharType="end"/>
      </w:r>
      <w:r w:rsidR="00ED24E6">
        <w:t>.</w:t>
      </w:r>
    </w:p>
    <w:p w14:paraId="36E37B51" w14:textId="77777777" w:rsidR="00847B21" w:rsidRDefault="00847B21" w:rsidP="00847B21">
      <w:pPr>
        <w:keepNext/>
        <w:jc w:val="center"/>
      </w:pPr>
      <w:r w:rsidRPr="00847B21">
        <w:rPr>
          <w:noProof/>
        </w:rPr>
        <w:drawing>
          <wp:inline distT="0" distB="0" distL="0" distR="0" wp14:anchorId="475129B2" wp14:editId="542953A7">
            <wp:extent cx="5727065" cy="2375596"/>
            <wp:effectExtent l="0" t="0" r="6985" b="5715"/>
            <wp:docPr id="197829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1181" name=""/>
                    <pic:cNvPicPr/>
                  </pic:nvPicPr>
                  <pic:blipFill>
                    <a:blip r:embed="rId34"/>
                    <a:stretch>
                      <a:fillRect/>
                    </a:stretch>
                  </pic:blipFill>
                  <pic:spPr>
                    <a:xfrm>
                      <a:off x="0" y="0"/>
                      <a:ext cx="5729317" cy="2376530"/>
                    </a:xfrm>
                    <a:prstGeom prst="rect">
                      <a:avLst/>
                    </a:prstGeom>
                  </pic:spPr>
                </pic:pic>
              </a:graphicData>
            </a:graphic>
          </wp:inline>
        </w:drawing>
      </w:r>
    </w:p>
    <w:p w14:paraId="5BE30770" w14:textId="036A4B49" w:rsidR="006442C7" w:rsidRDefault="00847B21" w:rsidP="00847B21">
      <w:pPr>
        <w:pStyle w:val="Caption"/>
        <w:jc w:val="center"/>
      </w:pPr>
      <w:bookmarkStart w:id="122" w:name="_Ref218621806"/>
      <w:bookmarkStart w:id="123" w:name="_Toc218885962"/>
      <w:r>
        <w:t xml:space="preserve">Figure </w:t>
      </w:r>
      <w:fldSimple w:instr=" SEQ Figure \* ARABIC ">
        <w:r w:rsidR="00886461">
          <w:rPr>
            <w:noProof/>
          </w:rPr>
          <w:t>11</w:t>
        </w:r>
      </w:fldSimple>
      <w:r>
        <w:t>. HIP V1.4 Unit Test Checklist</w:t>
      </w:r>
      <w:bookmarkEnd w:id="122"/>
      <w:bookmarkEnd w:id="123"/>
    </w:p>
    <w:p w14:paraId="1112AA39" w14:textId="0009F083" w:rsidR="00F207E7" w:rsidRDefault="00413781" w:rsidP="00B223A6">
      <w:r>
        <w:t xml:space="preserve">Another area </w:t>
      </w:r>
      <w:r w:rsidR="00EF2E46">
        <w:t>where u</w:t>
      </w:r>
      <w:r w:rsidR="00F207E7">
        <w:t xml:space="preserve">nit tests for Mechatronic systems </w:t>
      </w:r>
      <w:r w:rsidR="00EF2E46">
        <w:t xml:space="preserve">occur </w:t>
      </w:r>
      <w:r>
        <w:t xml:space="preserve">was </w:t>
      </w:r>
      <w:r w:rsidR="00EF2E46">
        <w:t xml:space="preserve">in loom creation, by continuity checking looms to ensure pin outs </w:t>
      </w:r>
      <w:r>
        <w:t xml:space="preserve">were </w:t>
      </w:r>
      <w:r w:rsidR="00EF2E46">
        <w:t>correct</w:t>
      </w:r>
      <w:r>
        <w:t xml:space="preserve">. </w:t>
      </w:r>
      <w:r w:rsidR="00E4328E">
        <w:t xml:space="preserve">In 2025, there </w:t>
      </w:r>
      <w:r w:rsidR="00376F40">
        <w:t>was no way of unit testing parts of the Tractive System, such as the motor. O</w:t>
      </w:r>
      <w:r w:rsidR="00E4328E">
        <w:t xml:space="preserve">nce the Dynamometer is functional, it will </w:t>
      </w:r>
      <w:r w:rsidR="002736B2">
        <w:t>fill this gap.</w:t>
      </w:r>
    </w:p>
    <w:p w14:paraId="3E13DC3F" w14:textId="231C361B" w:rsidR="00B223A6" w:rsidRPr="00B223A6" w:rsidRDefault="008258A8" w:rsidP="00B223A6">
      <w:r>
        <w:t xml:space="preserve">Further discussion on the positives of simulation and unit testing can be found in sections </w:t>
      </w:r>
      <w:r>
        <w:fldChar w:fldCharType="begin"/>
      </w:r>
      <w:r>
        <w:instrText xml:space="preserve"> REF _Ref218621329 \h </w:instrText>
      </w:r>
      <w:r>
        <w:fldChar w:fldCharType="separate"/>
      </w:r>
      <w:r w:rsidR="00886461">
        <w:t>Validation</w:t>
      </w:r>
      <w:r>
        <w:fldChar w:fldCharType="end"/>
      </w:r>
      <w:r w:rsidR="002736B2">
        <w:t>,</w:t>
      </w:r>
      <w:r>
        <w:t xml:space="preserve"> </w:t>
      </w:r>
      <w:r>
        <w:fldChar w:fldCharType="begin"/>
      </w:r>
      <w:r>
        <w:instrText xml:space="preserve"> REF _Ref218621337 \h </w:instrText>
      </w:r>
      <w:r>
        <w:fldChar w:fldCharType="separate"/>
      </w:r>
      <w:r w:rsidR="00886461">
        <w:t>Validation Gates and Readiness Criteria</w:t>
      </w:r>
      <w:r>
        <w:fldChar w:fldCharType="end"/>
      </w:r>
      <w:r>
        <w:t xml:space="preserve"> </w:t>
      </w:r>
      <w:r w:rsidR="00C62213">
        <w:t xml:space="preserve">and </w:t>
      </w:r>
      <w:r w:rsidR="00C62213">
        <w:fldChar w:fldCharType="begin"/>
      </w:r>
      <w:r w:rsidR="00C62213">
        <w:instrText xml:space="preserve"> REF _Ref218621574 \h </w:instrText>
      </w:r>
      <w:r w:rsidR="00C62213">
        <w:fldChar w:fldCharType="separate"/>
      </w:r>
      <w:r w:rsidR="00886461" w:rsidRPr="00363125">
        <w:t>Design Review</w:t>
      </w:r>
      <w:r w:rsidR="00C62213">
        <w:fldChar w:fldCharType="end"/>
      </w:r>
      <w:r w:rsidR="00C62213">
        <w:t xml:space="preserve"> </w:t>
      </w:r>
      <w:r>
        <w:t>of this report.</w:t>
      </w:r>
    </w:p>
    <w:p w14:paraId="23EF6940" w14:textId="77777777" w:rsidR="00D47769" w:rsidRDefault="00D47769" w:rsidP="00D47769">
      <w:pPr>
        <w:pStyle w:val="Heading2"/>
      </w:pPr>
      <w:bookmarkStart w:id="124" w:name="_Toc218885899"/>
      <w:r w:rsidRPr="00D47769">
        <w:t>Integrated Vehicle Testing</w:t>
      </w:r>
      <w:bookmarkEnd w:id="124"/>
    </w:p>
    <w:p w14:paraId="09AACA78" w14:textId="253D569B" w:rsidR="00C62213" w:rsidRPr="00C62213" w:rsidRDefault="00C62213" w:rsidP="00C62213">
      <w:r>
        <w:t xml:space="preserve">During integration testing in 2025, many </w:t>
      </w:r>
      <w:r w:rsidR="00DE6EF8">
        <w:t xml:space="preserve">issues were found and fixed, below is </w:t>
      </w:r>
      <w:r w:rsidR="00D43546">
        <w:t>a summary</w:t>
      </w:r>
      <w:r w:rsidR="00DE6EF8">
        <w:t xml:space="preserve"> of </w:t>
      </w:r>
      <w:r w:rsidR="008242FF">
        <w:t xml:space="preserve">some of the </w:t>
      </w:r>
      <w:r w:rsidR="00DE6EF8">
        <w:t>issues encountered. Further information about each issue can be found in NU Racing’s Lessons Learnt document, available on the NU Team’s SharePoint.</w:t>
      </w:r>
    </w:p>
    <w:p w14:paraId="175526AB" w14:textId="0248465B" w:rsidR="00BD3858" w:rsidRPr="00BD3858" w:rsidRDefault="00BD3858" w:rsidP="001C17B8">
      <w:pPr>
        <w:pStyle w:val="ListParagraph"/>
        <w:numPr>
          <w:ilvl w:val="0"/>
          <w:numId w:val="24"/>
        </w:numPr>
      </w:pPr>
      <w:r>
        <w:t>Removing motor controller interlock connectors inside hip before comp (from track day testing they would rattle and disconnect)</w:t>
      </w:r>
    </w:p>
    <w:p w14:paraId="1431192F" w14:textId="2E48C371" w:rsidR="00EC5BD3" w:rsidRDefault="00101685" w:rsidP="001C17B8">
      <w:pPr>
        <w:pStyle w:val="ListParagraph"/>
        <w:numPr>
          <w:ilvl w:val="0"/>
          <w:numId w:val="24"/>
        </w:numPr>
      </w:pPr>
      <w:r>
        <w:t>Inverter</w:t>
      </w:r>
      <w:r w:rsidR="00EC5BD3" w:rsidRPr="003952B0">
        <w:t xml:space="preserve"> overcurrent</w:t>
      </w:r>
      <w:r>
        <w:t xml:space="preserve"> faults</w:t>
      </w:r>
      <w:r w:rsidR="00965E59">
        <w:t xml:space="preserve"> (more information found in Samuel Connett’s FYP report)</w:t>
      </w:r>
    </w:p>
    <w:p w14:paraId="370677C2" w14:textId="0019434B" w:rsidR="00101685" w:rsidRPr="003952B0" w:rsidRDefault="00101685" w:rsidP="001C17B8">
      <w:pPr>
        <w:pStyle w:val="ListParagraph"/>
        <w:numPr>
          <w:ilvl w:val="0"/>
          <w:numId w:val="24"/>
        </w:numPr>
      </w:pPr>
      <w:r>
        <w:t>Inverter DC overvoltage faults (</w:t>
      </w:r>
      <w:r w:rsidR="00965E59">
        <w:t xml:space="preserve">more </w:t>
      </w:r>
      <w:r>
        <w:t>information found in Samu</w:t>
      </w:r>
      <w:r w:rsidR="00965E59">
        <w:t>el Connett’s FYP report)</w:t>
      </w:r>
    </w:p>
    <w:p w14:paraId="1B322443" w14:textId="0E2EB034" w:rsidR="004D1AAF" w:rsidRPr="003952B0" w:rsidRDefault="004A56F2" w:rsidP="001C17B8">
      <w:pPr>
        <w:pStyle w:val="ListParagraph"/>
        <w:numPr>
          <w:ilvl w:val="0"/>
          <w:numId w:val="24"/>
        </w:numPr>
      </w:pPr>
      <w:r w:rsidRPr="003952B0">
        <w:t>CEN code upload</w:t>
      </w:r>
      <w:r w:rsidR="00965E59">
        <w:t xml:space="preserve"> issues</w:t>
      </w:r>
    </w:p>
    <w:p w14:paraId="4A534378" w14:textId="253201D9" w:rsidR="00227F1C" w:rsidRDefault="00227F1C" w:rsidP="001C17B8">
      <w:pPr>
        <w:pStyle w:val="ListParagraph"/>
        <w:numPr>
          <w:ilvl w:val="0"/>
          <w:numId w:val="24"/>
        </w:numPr>
      </w:pPr>
      <w:r>
        <w:t>Updating the cars DBC without up</w:t>
      </w:r>
      <w:r w:rsidR="006A3937">
        <w:t>dating code on nodes where changed signal IDs came from</w:t>
      </w:r>
    </w:p>
    <w:p w14:paraId="5A881170" w14:textId="63B24D7B" w:rsidR="004A56F2" w:rsidRPr="003952B0" w:rsidRDefault="00016ADD" w:rsidP="001C17B8">
      <w:pPr>
        <w:pStyle w:val="ListParagraph"/>
        <w:numPr>
          <w:ilvl w:val="0"/>
          <w:numId w:val="24"/>
        </w:numPr>
      </w:pPr>
      <w:r w:rsidRPr="003952B0">
        <w:t>Beacon issues</w:t>
      </w:r>
    </w:p>
    <w:p w14:paraId="4049CC08" w14:textId="207494C9" w:rsidR="00016ADD" w:rsidRPr="003952B0" w:rsidRDefault="00016ADD" w:rsidP="001C17B8">
      <w:pPr>
        <w:pStyle w:val="ListParagraph"/>
        <w:numPr>
          <w:ilvl w:val="0"/>
          <w:numId w:val="24"/>
        </w:numPr>
      </w:pPr>
      <w:r w:rsidRPr="003952B0">
        <w:t>DCDC baud rates</w:t>
      </w:r>
    </w:p>
    <w:p w14:paraId="508BF671" w14:textId="65A43099" w:rsidR="00016ADD" w:rsidRPr="003952B0" w:rsidRDefault="00016ADD" w:rsidP="001C17B8">
      <w:pPr>
        <w:pStyle w:val="ListParagraph"/>
        <w:numPr>
          <w:ilvl w:val="0"/>
          <w:numId w:val="24"/>
        </w:numPr>
      </w:pPr>
      <w:r w:rsidRPr="003952B0">
        <w:lastRenderedPageBreak/>
        <w:t xml:space="preserve">AIL </w:t>
      </w:r>
      <w:r w:rsidR="006A3937">
        <w:t xml:space="preserve">popping capacitors during </w:t>
      </w:r>
      <w:r w:rsidR="006553CE">
        <w:t>power cycle</w:t>
      </w:r>
    </w:p>
    <w:p w14:paraId="3B75905A" w14:textId="43B67610" w:rsidR="00016ADD" w:rsidRPr="003952B0" w:rsidRDefault="00016ADD" w:rsidP="001C17B8">
      <w:pPr>
        <w:pStyle w:val="ListParagraph"/>
        <w:numPr>
          <w:ilvl w:val="0"/>
          <w:numId w:val="24"/>
        </w:numPr>
      </w:pPr>
      <w:r w:rsidRPr="003952B0">
        <w:t>BSPD tuning</w:t>
      </w:r>
    </w:p>
    <w:p w14:paraId="05DF629D" w14:textId="4BE67812" w:rsidR="00336487" w:rsidRDefault="00336487" w:rsidP="001C17B8">
      <w:pPr>
        <w:pStyle w:val="ListParagraph"/>
        <w:numPr>
          <w:ilvl w:val="0"/>
          <w:numId w:val="24"/>
        </w:numPr>
      </w:pPr>
      <w:r>
        <w:t>BOTS issues with shutdown circuit not turning on interpose relay (and the car)</w:t>
      </w:r>
    </w:p>
    <w:p w14:paraId="2934EE77" w14:textId="6244A451" w:rsidR="008242FF" w:rsidRDefault="008242FF" w:rsidP="008242FF">
      <w:pPr>
        <w:pStyle w:val="Heading3"/>
      </w:pPr>
      <w:r>
        <w:t xml:space="preserve"> </w:t>
      </w:r>
      <w:bookmarkStart w:id="125" w:name="_Toc218885900"/>
      <w:r>
        <w:t>Orion 2 BMS Data Viewer Software</w:t>
      </w:r>
      <w:bookmarkEnd w:id="125"/>
    </w:p>
    <w:p w14:paraId="646C1A05" w14:textId="77777777" w:rsidR="00730035" w:rsidRDefault="006553CE" w:rsidP="00730035">
      <w:r>
        <w:t>Battery Management System (BMS) faults were frequent at track days.</w:t>
      </w:r>
      <w:r w:rsidR="001F1979">
        <w:t xml:space="preserve"> When the BMS does fault, it stores a snapshot of parameters within the BMS at the time of the fault. It creates a CSV file </w:t>
      </w:r>
      <w:r w:rsidR="00AC4F3F">
        <w:t xml:space="preserve">that can be viewed and saved to disk from the Orion 2 BMS software. With </w:t>
      </w:r>
      <w:r w:rsidR="00062A57">
        <w:t>significant</w:t>
      </w:r>
      <w:r w:rsidR="00AC4F3F">
        <w:t xml:space="preserve"> help </w:t>
      </w:r>
      <w:r w:rsidR="00062A57">
        <w:t xml:space="preserve">from the AI Claude, the author made a Python </w:t>
      </w:r>
      <w:r w:rsidR="00344C85">
        <w:t xml:space="preserve">script that takes the CSV files as input, and outputs graphs of cell resistances, as well as open and instantaneous cell voltages. </w:t>
      </w:r>
    </w:p>
    <w:p w14:paraId="7C61257A" w14:textId="68061820" w:rsidR="00101685" w:rsidRPr="00730035" w:rsidRDefault="00730035" w:rsidP="00730035">
      <w:r>
        <w:t xml:space="preserve">The author enforced </w:t>
      </w:r>
      <w:r w:rsidR="008242FF">
        <w:t xml:space="preserve">the need to save the CSV files to disk after a fault had occurred, as in previous years the fault would simply be cleared after viewing the CSV, and the CSV would be lost. </w:t>
      </w:r>
      <w:r w:rsidR="00344C85">
        <w:t xml:space="preserve">The author found this useful </w:t>
      </w:r>
      <w:r>
        <w:t>to quickly see what cells were causing issues and that may need replacing. This script can be found in the BMS folder in the Racing-NU25 Github Repository.</w:t>
      </w:r>
    </w:p>
    <w:p w14:paraId="4059ED1A" w14:textId="65525E10" w:rsidR="00D47769" w:rsidRDefault="00D47769" w:rsidP="00E26714">
      <w:pPr>
        <w:pStyle w:val="Heading2"/>
      </w:pPr>
      <w:bookmarkStart w:id="126" w:name="_Toc218885901"/>
      <w:r w:rsidRPr="00E26714">
        <w:t>Technical Inspection Preparation and Outcomes</w:t>
      </w:r>
      <w:bookmarkEnd w:id="126"/>
    </w:p>
    <w:p w14:paraId="15C699DA" w14:textId="5F1954F0" w:rsidR="001165E3" w:rsidRDefault="001165E3" w:rsidP="008242FF">
      <w:r>
        <w:t xml:space="preserve">Technical Inspection at the FSAE-A competition </w:t>
      </w:r>
      <w:r w:rsidR="00CD7770">
        <w:t>is</w:t>
      </w:r>
      <w:r>
        <w:t xml:space="preserve"> extremely important.</w:t>
      </w:r>
      <w:r w:rsidR="00743CDC">
        <w:t xml:space="preserve"> If one of the </w:t>
      </w:r>
      <w:r w:rsidR="00F32AFA">
        <w:t xml:space="preserve">eight Inspections are not passed then the car is not able to compete in any of the dynamic events at the competition, were </w:t>
      </w:r>
      <w:r w:rsidR="00A10D8B">
        <w:t xml:space="preserve">67.5% of the available competition points lie. </w:t>
      </w:r>
      <w:r>
        <w:t xml:space="preserve">If done </w:t>
      </w:r>
      <w:r w:rsidR="00CD7770">
        <w:t>efficiently,</w:t>
      </w:r>
      <w:r>
        <w:t xml:space="preserve"> they significantly reduce the stress felt by team members during the </w:t>
      </w:r>
      <w:r w:rsidR="001A2942">
        <w:t xml:space="preserve">competition, which </w:t>
      </w:r>
      <w:r w:rsidR="00CD7770">
        <w:t>is</w:t>
      </w:r>
      <w:r w:rsidR="00743CDC">
        <w:t xml:space="preserve"> incredibly valuable. </w:t>
      </w:r>
    </w:p>
    <w:p w14:paraId="648DA212" w14:textId="09227B21" w:rsidR="00FF7B8F" w:rsidRDefault="00990810" w:rsidP="008242FF">
      <w:r>
        <w:t xml:space="preserve">Though a struggle, the team performed extremely well in Technical Inspection at the 2025 competition, </w:t>
      </w:r>
      <w:r w:rsidR="00FF7B8F">
        <w:t xml:space="preserve">the team Mechatronic team passed EV Static Technical Inspection first try, Accumulator Technical Inspection second try, and EV Functional Technical Inspection first try. </w:t>
      </w:r>
    </w:p>
    <w:p w14:paraId="7854EBAA" w14:textId="5172EC3A" w:rsidR="00935228" w:rsidRPr="008242FF" w:rsidRDefault="00FF7B8F" w:rsidP="008242FF">
      <w:r>
        <w:t>The hard work was rewarded,</w:t>
      </w:r>
      <w:r w:rsidR="00C8035E">
        <w:t xml:space="preserve"> competition recognised this by awarding NU Racing with the Technical Inspection </w:t>
      </w:r>
      <w:r w:rsidR="003E2B74">
        <w:t xml:space="preserve">specialty </w:t>
      </w:r>
      <w:r w:rsidR="00C8035E">
        <w:t>award</w:t>
      </w:r>
      <w:r w:rsidR="003E2B74">
        <w:t xml:space="preserve">, shown in </w:t>
      </w:r>
      <w:r w:rsidR="003E2B74">
        <w:fldChar w:fldCharType="begin"/>
      </w:r>
      <w:r w:rsidR="003E2B74">
        <w:instrText xml:space="preserve"> REF _Ref218623537 \h </w:instrText>
      </w:r>
      <w:r w:rsidR="003E2B74">
        <w:fldChar w:fldCharType="separate"/>
      </w:r>
      <w:r w:rsidR="00886461">
        <w:t xml:space="preserve">Figure </w:t>
      </w:r>
      <w:r w:rsidR="00886461">
        <w:rPr>
          <w:noProof/>
        </w:rPr>
        <w:t>12</w:t>
      </w:r>
      <w:r w:rsidR="00886461">
        <w:t>. 2025 Technical Inspection Award</w:t>
      </w:r>
      <w:r w:rsidR="003E2B74">
        <w:fldChar w:fldCharType="end"/>
      </w:r>
      <w:r w:rsidR="009264B1">
        <w:t xml:space="preserve">. This award could not have been </w:t>
      </w:r>
      <w:r w:rsidR="00384FEC">
        <w:t>achieved without the endless hours of dedication from the Mechatronic and Mechanical team members who were present and helped with Technical Inspection.</w:t>
      </w:r>
    </w:p>
    <w:p w14:paraId="280D568C" w14:textId="77777777" w:rsidR="003E2B74" w:rsidRDefault="008B4F25" w:rsidP="003E2B74">
      <w:pPr>
        <w:keepNext/>
        <w:jc w:val="center"/>
      </w:pPr>
      <w:r w:rsidRPr="00DA0029">
        <w:rPr>
          <w:noProof/>
        </w:rPr>
        <w:lastRenderedPageBreak/>
        <w:drawing>
          <wp:inline distT="0" distB="0" distL="0" distR="0" wp14:anchorId="54C84689" wp14:editId="2246D53B">
            <wp:extent cx="2495550" cy="3907766"/>
            <wp:effectExtent l="0" t="0" r="0" b="0"/>
            <wp:docPr id="37003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471" b="7451"/>
                    <a:stretch>
                      <a:fillRect/>
                    </a:stretch>
                  </pic:blipFill>
                  <pic:spPr bwMode="auto">
                    <a:xfrm>
                      <a:off x="0" y="0"/>
                      <a:ext cx="2499859" cy="3914513"/>
                    </a:xfrm>
                    <a:prstGeom prst="rect">
                      <a:avLst/>
                    </a:prstGeom>
                    <a:noFill/>
                    <a:ln>
                      <a:noFill/>
                    </a:ln>
                    <a:extLst>
                      <a:ext uri="{53640926-AAD7-44D8-BBD7-CCE9431645EC}">
                        <a14:shadowObscured xmlns:a14="http://schemas.microsoft.com/office/drawing/2010/main"/>
                      </a:ext>
                    </a:extLst>
                  </pic:spPr>
                </pic:pic>
              </a:graphicData>
            </a:graphic>
          </wp:inline>
        </w:drawing>
      </w:r>
    </w:p>
    <w:p w14:paraId="53F5A51B" w14:textId="15280632" w:rsidR="00E668C2" w:rsidRDefault="003E2B74" w:rsidP="003E2B74">
      <w:pPr>
        <w:pStyle w:val="Caption"/>
        <w:jc w:val="center"/>
      </w:pPr>
      <w:bookmarkStart w:id="127" w:name="_Ref218623537"/>
      <w:bookmarkStart w:id="128" w:name="_Toc218885963"/>
      <w:r>
        <w:t xml:space="preserve">Figure </w:t>
      </w:r>
      <w:fldSimple w:instr=" SEQ Figure \* ARABIC ">
        <w:r w:rsidR="00886461">
          <w:rPr>
            <w:noProof/>
          </w:rPr>
          <w:t>12</w:t>
        </w:r>
      </w:fldSimple>
      <w:r>
        <w:t>. 2025 Technical Inspection Award</w:t>
      </w:r>
      <w:bookmarkEnd w:id="127"/>
      <w:bookmarkEnd w:id="128"/>
    </w:p>
    <w:p w14:paraId="2AB4802D" w14:textId="77A6F8B2" w:rsidR="008B4F25" w:rsidRPr="00E668C2" w:rsidRDefault="00E668C2" w:rsidP="00E668C2">
      <w:pPr>
        <w:spacing w:line="259" w:lineRule="auto"/>
        <w:jc w:val="left"/>
        <w:rPr>
          <w:i/>
          <w:iCs/>
          <w:color w:val="44546A" w:themeColor="text2"/>
          <w:sz w:val="18"/>
          <w:szCs w:val="18"/>
        </w:rPr>
      </w:pPr>
      <w:r>
        <w:br w:type="page"/>
      </w:r>
    </w:p>
    <w:p w14:paraId="408632AA" w14:textId="143E16E7" w:rsidR="00354085" w:rsidRDefault="00354085" w:rsidP="00354085">
      <w:pPr>
        <w:pStyle w:val="Heading3"/>
      </w:pPr>
      <w:bookmarkStart w:id="129" w:name="_Toc218885902"/>
      <w:r w:rsidRPr="00354085">
        <w:lastRenderedPageBreak/>
        <w:t>Inspection Strategy and Preparation</w:t>
      </w:r>
      <w:bookmarkEnd w:id="129"/>
    </w:p>
    <w:p w14:paraId="22875DC2" w14:textId="3A399984" w:rsidR="00E668C2" w:rsidRPr="00E668C2" w:rsidRDefault="002D0F4C" w:rsidP="00E668C2">
      <w:pPr>
        <w:pStyle w:val="Heading4"/>
      </w:pPr>
      <w:r>
        <w:t>Practice Technical Inspections</w:t>
      </w:r>
    </w:p>
    <w:p w14:paraId="2272B6D9" w14:textId="5DC2A2FA" w:rsidR="00384FEC" w:rsidRDefault="00793895" w:rsidP="00384FEC">
      <w:r>
        <w:t>Mock Technical Inspections are extremely important to conduct throughout the year. They help team members involved in Technical Inspection to learn and practice for the Technical Inspections at competition. In 2025 these began in late July, with the Technical Inspection sheet for the 2025 competition released October 24</w:t>
      </w:r>
      <w:r w:rsidRPr="006B2774">
        <w:rPr>
          <w:vertAlign w:val="superscript"/>
        </w:rPr>
        <w:t>th</w:t>
      </w:r>
      <w:r>
        <w:t>, weekly Technical Inspections occurred from late November. It is recommended that these occur more frequently throughout the year, as it was a push and down to the wire to get the car compliant in 2025.</w:t>
      </w:r>
      <w:r w:rsidR="00F73FF6">
        <w:t xml:space="preserve"> It is important to get in as many Alumni for this process as possible, as it is an easy way to get multiple informed perspectives on the </w:t>
      </w:r>
      <w:r w:rsidR="00E668C2">
        <w:t>team’s</w:t>
      </w:r>
      <w:r w:rsidR="00F73FF6">
        <w:t xml:space="preserve"> preparedness, as well as the compliance of each system.</w:t>
      </w:r>
    </w:p>
    <w:p w14:paraId="30790E2C" w14:textId="1A8C18FB" w:rsidR="002D0F4C" w:rsidRDefault="00CB5050" w:rsidP="002D0F4C">
      <w:pPr>
        <w:pStyle w:val="Heading4"/>
      </w:pPr>
      <w:r>
        <w:t>2024 &amp; 2025 Philosophy and strategy to Technical Inspection</w:t>
      </w:r>
    </w:p>
    <w:p w14:paraId="1AF676C6" w14:textId="28F8D2BE" w:rsidR="00DB6A3A" w:rsidRDefault="00793895" w:rsidP="00384FEC">
      <w:r>
        <w:t xml:space="preserve">In 2024, the Mechatronic Department Lead Engineer, Alec Chapman, created a ‘MCHA Bible’ </w:t>
      </w:r>
      <w:r w:rsidR="00427704">
        <w:t xml:space="preserve">for Technical Inspections. Which were the Technical Inspection printed out with brief descriptions of how to answer each point. The author saw </w:t>
      </w:r>
      <w:r w:rsidR="00DB17FE">
        <w:t>how effective these Bibles were and decided to continue their use in 2025. They are available in the Technical Inspection section of the SharePoint, as well as in</w:t>
      </w:r>
      <w:r w:rsidR="00DB6A3A">
        <w:t xml:space="preserve"> </w:t>
      </w:r>
      <w:r w:rsidR="00DB6A3A">
        <w:fldChar w:fldCharType="begin"/>
      </w:r>
      <w:r w:rsidR="00DB6A3A">
        <w:instrText xml:space="preserve"> REF _Ref218623954 \h </w:instrText>
      </w:r>
      <w:r w:rsidR="00DB6A3A">
        <w:fldChar w:fldCharType="separate"/>
      </w:r>
      <w:r w:rsidR="00886461">
        <w:t>Appendix D - 2025 Technical Inspection MCHA Bible</w:t>
      </w:r>
      <w:r w:rsidR="00DB6A3A">
        <w:fldChar w:fldCharType="end"/>
      </w:r>
      <w:r w:rsidR="00DB6A3A">
        <w:t>.</w:t>
      </w:r>
    </w:p>
    <w:p w14:paraId="1709A528" w14:textId="1B02ADD1" w:rsidR="00726B43" w:rsidRDefault="00726B43" w:rsidP="00384FEC">
      <w:r>
        <w:t xml:space="preserve">Also carried from 2024 was to have a dedicated document handler </w:t>
      </w:r>
      <w:r w:rsidR="008B3940">
        <w:t xml:space="preserve">present at each Technical Inspection. </w:t>
      </w:r>
      <w:r w:rsidR="003A79E9">
        <w:t xml:space="preserve">The role of this person is purely to handout and organise all documents that are required for the given Technical Inspection. </w:t>
      </w:r>
      <w:r w:rsidR="008B3940">
        <w:t xml:space="preserve">This helped with the </w:t>
      </w:r>
      <w:r w:rsidR="00E668C2">
        <w:t>fast-paced</w:t>
      </w:r>
      <w:r w:rsidR="008B3940">
        <w:t xml:space="preserve"> environment that Technical Inspection becomes</w:t>
      </w:r>
      <w:r w:rsidR="003A79E9">
        <w:t>.</w:t>
      </w:r>
    </w:p>
    <w:p w14:paraId="1994235B" w14:textId="3D286207" w:rsidR="00B41FFB" w:rsidRDefault="00B41FFB" w:rsidP="00384FEC">
      <w:r>
        <w:t xml:space="preserve">Technical Inspection is ultimately a battle </w:t>
      </w:r>
      <w:r w:rsidR="00D31B0B">
        <w:t>of</w:t>
      </w:r>
      <w:r>
        <w:t xml:space="preserve"> interpretations of the competition rules</w:t>
      </w:r>
      <w:r w:rsidR="007C06C3">
        <w:t xml:space="preserve"> and technical inspection points. It is vital to </w:t>
      </w:r>
      <w:r w:rsidR="00BE1076">
        <w:t>remain</w:t>
      </w:r>
      <w:r w:rsidR="007C06C3">
        <w:t xml:space="preserve"> </w:t>
      </w:r>
      <w:r w:rsidR="00BE1076">
        <w:t>level-headed</w:t>
      </w:r>
      <w:r w:rsidR="007C06C3">
        <w:t xml:space="preserve"> and calm during competition Technical Inspection. It is likely they will pick up on points or interpret a section differently to how you have. You must be prepared to </w:t>
      </w:r>
      <w:r w:rsidR="000C0C4C">
        <w:t xml:space="preserve">argue your interpretation, as well as provide evidence and reason with the Scrutineer. Do not </w:t>
      </w:r>
      <w:r w:rsidR="00D521FC">
        <w:t>fold immediately when they pick up something, since at times they have not fully read the Technical Inspection point, or have read it wrong.</w:t>
      </w:r>
    </w:p>
    <w:p w14:paraId="693CC09A" w14:textId="63938F16" w:rsidR="00FE4EE7" w:rsidRDefault="00D31B0B" w:rsidP="00384FEC">
      <w:r>
        <w:t xml:space="preserve">It is important to note that not all the Scrutineers </w:t>
      </w:r>
      <w:r w:rsidR="00D475CD">
        <w:t xml:space="preserve">have experience in the topic they are inspecting, be prepared to have to explain or let them figure out the Technical Inspection points on the </w:t>
      </w:r>
      <w:r w:rsidR="000B00DB">
        <w:t>spot and</w:t>
      </w:r>
      <w:r w:rsidR="00D475CD">
        <w:t xml:space="preserve"> even guide them to your understanding of the point, to help pass it quicker.</w:t>
      </w:r>
    </w:p>
    <w:p w14:paraId="2EE52B6A" w14:textId="77777777" w:rsidR="00FE4EE7" w:rsidRDefault="00FE4EE7">
      <w:pPr>
        <w:spacing w:line="259" w:lineRule="auto"/>
        <w:jc w:val="left"/>
      </w:pPr>
      <w:r>
        <w:br w:type="page"/>
      </w:r>
    </w:p>
    <w:p w14:paraId="763ED58E" w14:textId="57229D4A" w:rsidR="00D31B0B" w:rsidRDefault="00FE4EE7" w:rsidP="00FE4EE7">
      <w:pPr>
        <w:pStyle w:val="Heading4"/>
      </w:pPr>
      <w:r>
        <w:lastRenderedPageBreak/>
        <w:t>Technical Inspection at Competition</w:t>
      </w:r>
    </w:p>
    <w:p w14:paraId="178376E7" w14:textId="4355B641" w:rsidR="000B00DB" w:rsidRDefault="000B00DB" w:rsidP="00384FEC">
      <w:r>
        <w:t xml:space="preserve">Then there are the Scrutineers who have been doing it for years and enjoy pulling teams up on small insignificant points and interpretations. They will stick to their guns and </w:t>
      </w:r>
      <w:r w:rsidR="009603C0">
        <w:t xml:space="preserve">will </w:t>
      </w:r>
      <w:r w:rsidR="00D65D20">
        <w:t xml:space="preserve">not change their mind without a calm counterpoint from yourself. If they really are </w:t>
      </w:r>
      <w:r w:rsidR="009603C0">
        <w:t xml:space="preserve">extremely not </w:t>
      </w:r>
      <w:r w:rsidR="00D65D20">
        <w:t xml:space="preserve">happy with a design, </w:t>
      </w:r>
      <w:r w:rsidR="00796B24">
        <w:t xml:space="preserve">the Technical Inspection Captain will be called upon to give a final decision. In 2024 and 2025, this person </w:t>
      </w:r>
      <w:r w:rsidR="000C7F75">
        <w:t xml:space="preserve">was </w:t>
      </w:r>
      <w:r w:rsidR="00715A9B">
        <w:t>easy</w:t>
      </w:r>
      <w:r w:rsidR="00796B24">
        <w:t xml:space="preserve"> going and </w:t>
      </w:r>
      <w:r w:rsidR="00715A9B">
        <w:t>waive</w:t>
      </w:r>
      <w:r w:rsidR="000C7F75">
        <w:t>d</w:t>
      </w:r>
      <w:r w:rsidR="00715A9B">
        <w:t xml:space="preserve"> most concerns. </w:t>
      </w:r>
    </w:p>
    <w:p w14:paraId="5BE8669B" w14:textId="4529BD4D" w:rsidR="00D879F9" w:rsidRDefault="00E3589D" w:rsidP="00384FEC">
      <w:r>
        <w:t xml:space="preserve">An aspect that can be </w:t>
      </w:r>
      <w:r w:rsidR="00DC3BB9">
        <w:t xml:space="preserve">used to your advantage is the chaos of the situation, in 2025 there were three Scrutineers in EV Static, two in </w:t>
      </w:r>
      <w:r w:rsidR="005668E0">
        <w:t>four in Accumulator Technical Inspection, and one in EV Functional. It is very situational, but the Scrutineer may skip points or brush over stuff in the essence of time. If this occurs, again very situational, but it is possible to leave it and hope they don’t pull you up again on a potentially non-compliant point.</w:t>
      </w:r>
    </w:p>
    <w:p w14:paraId="31564CC4" w14:textId="45165311" w:rsidR="00D879F9" w:rsidRDefault="00D879F9" w:rsidP="00384FEC">
      <w:r>
        <w:t xml:space="preserve">Each Technical Inspection is given one hour to be </w:t>
      </w:r>
      <w:r w:rsidR="00160897">
        <w:t>completed;</w:t>
      </w:r>
      <w:r>
        <w:t xml:space="preserve"> this is done since the competition has </w:t>
      </w:r>
      <w:r w:rsidR="00160897">
        <w:t>many</w:t>
      </w:r>
      <w:r>
        <w:t xml:space="preserve"> teams to get through in the two days given to </w:t>
      </w:r>
      <w:r w:rsidR="00160897">
        <w:t xml:space="preserve">run static events. Due to this, the team has historically and did the same in 2025, constantly snooped and checked if Technical Inspection bays were free </w:t>
      </w:r>
      <w:r w:rsidR="00566498">
        <w:t>to see if the team could jump the queue. This has been valuable as often teams are not very organised, and it give</w:t>
      </w:r>
      <w:r w:rsidR="004C3A15">
        <w:t>s extra time if issues occur in the given Technical Inspection.</w:t>
      </w:r>
    </w:p>
    <w:p w14:paraId="63AA7552" w14:textId="018EB1ED" w:rsidR="00AC2484" w:rsidRDefault="00AC2484" w:rsidP="00AC2484">
      <w:pPr>
        <w:pStyle w:val="Heading4"/>
      </w:pPr>
      <w:r>
        <w:t>Advice to Future NU Racing Students Undertaking Technical Inspection</w:t>
      </w:r>
    </w:p>
    <w:p w14:paraId="60C79E15" w14:textId="22DF087E" w:rsidR="0017192E" w:rsidRDefault="0017192E" w:rsidP="001C17B8">
      <w:pPr>
        <w:pStyle w:val="ListParagraph"/>
        <w:numPr>
          <w:ilvl w:val="0"/>
          <w:numId w:val="26"/>
        </w:numPr>
      </w:pPr>
      <w:r>
        <w:t xml:space="preserve">Do as many mock Technical Inspections as reasonably possible. They will start out </w:t>
      </w:r>
      <w:r w:rsidR="00D14E21">
        <w:t xml:space="preserve">with extremely poor performance, but over time the team will learn and the car more compliant, it is only repeated </w:t>
      </w:r>
      <w:r w:rsidR="00CF4D73">
        <w:t>attempts at Technical Inspection that create an efficient and compliant car.</w:t>
      </w:r>
    </w:p>
    <w:p w14:paraId="097A629B" w14:textId="3BFF4327" w:rsidR="00B216CD" w:rsidRDefault="00B216CD" w:rsidP="001C17B8">
      <w:pPr>
        <w:pStyle w:val="ListParagraph"/>
        <w:numPr>
          <w:ilvl w:val="0"/>
          <w:numId w:val="26"/>
        </w:numPr>
      </w:pPr>
      <w:r>
        <w:t xml:space="preserve">Use </w:t>
      </w:r>
      <w:r w:rsidR="00834E32">
        <w:t>and replicate the ‘MCHA Bible’</w:t>
      </w:r>
      <w:r w:rsidR="007C7D4D">
        <w:t>.</w:t>
      </w:r>
    </w:p>
    <w:p w14:paraId="2E6EA41A" w14:textId="43ED1275" w:rsidR="00834E32" w:rsidRDefault="00834E32" w:rsidP="001C17B8">
      <w:pPr>
        <w:pStyle w:val="ListParagraph"/>
        <w:numPr>
          <w:ilvl w:val="0"/>
          <w:numId w:val="26"/>
        </w:numPr>
      </w:pPr>
      <w:r>
        <w:t xml:space="preserve">Dedicate specific people to each Technical Inspection, </w:t>
      </w:r>
      <w:r w:rsidR="00F231CD">
        <w:t>with a dedicated document handler.</w:t>
      </w:r>
    </w:p>
    <w:p w14:paraId="2B3E742A" w14:textId="28A86F6E" w:rsidR="0084118E" w:rsidRDefault="00715A9B" w:rsidP="001C17B8">
      <w:pPr>
        <w:pStyle w:val="ListParagraph"/>
        <w:numPr>
          <w:ilvl w:val="0"/>
          <w:numId w:val="26"/>
        </w:numPr>
      </w:pPr>
      <w:r>
        <w:t xml:space="preserve">Best advice is to prepare as best you can, </w:t>
      </w:r>
      <w:r w:rsidR="00E3589D">
        <w:t xml:space="preserve">gather as many documents as possible to prove that the given design is compliant. </w:t>
      </w:r>
    </w:p>
    <w:p w14:paraId="06200396" w14:textId="77777777" w:rsidR="0084118E" w:rsidRDefault="0084118E" w:rsidP="001C17B8">
      <w:pPr>
        <w:pStyle w:val="ListParagraph"/>
        <w:numPr>
          <w:ilvl w:val="0"/>
          <w:numId w:val="26"/>
        </w:numPr>
      </w:pPr>
      <w:r>
        <w:t>B</w:t>
      </w:r>
      <w:r w:rsidR="00E3589D">
        <w:t xml:space="preserve">e prepared to have to argue your </w:t>
      </w:r>
      <w:r w:rsidR="0036715F">
        <w:t>interpretations or</w:t>
      </w:r>
      <w:r w:rsidR="00BC4E24">
        <w:t xml:space="preserve"> even explain the Technical Inspection points to the Scrutineers because they read it wrong or not fully</w:t>
      </w:r>
      <w:r w:rsidR="00E3589D">
        <w:t>.</w:t>
      </w:r>
      <w:r w:rsidR="00DB4996">
        <w:t xml:space="preserve"> </w:t>
      </w:r>
    </w:p>
    <w:p w14:paraId="6B420233" w14:textId="64B16FEF" w:rsidR="00715A9B" w:rsidRDefault="00DB4996" w:rsidP="001C17B8">
      <w:pPr>
        <w:pStyle w:val="ListParagraph"/>
        <w:numPr>
          <w:ilvl w:val="0"/>
          <w:numId w:val="26"/>
        </w:numPr>
      </w:pPr>
      <w:r>
        <w:t>Use the chaos of the situation to your advantage.</w:t>
      </w:r>
    </w:p>
    <w:p w14:paraId="38459C10" w14:textId="4365E650" w:rsidR="00623F7B" w:rsidRDefault="00384CE8" w:rsidP="001C17B8">
      <w:pPr>
        <w:pStyle w:val="ListParagraph"/>
        <w:numPr>
          <w:ilvl w:val="0"/>
          <w:numId w:val="26"/>
        </w:numPr>
      </w:pPr>
      <w:r>
        <w:t>Continually check to see if other Universities are dropping the ball and not showing up to their Technical Inspections and jump the queue if the chance arises.</w:t>
      </w:r>
    </w:p>
    <w:p w14:paraId="4C5ED554" w14:textId="35E92228" w:rsidR="00384CE8" w:rsidRDefault="00771919" w:rsidP="001C17B8">
      <w:pPr>
        <w:pStyle w:val="ListParagraph"/>
        <w:numPr>
          <w:ilvl w:val="0"/>
          <w:numId w:val="26"/>
        </w:numPr>
      </w:pPr>
      <w:r>
        <w:t xml:space="preserve">Be wary of both in-experienced </w:t>
      </w:r>
      <w:r w:rsidR="00A4529D">
        <w:t xml:space="preserve">and experienced </w:t>
      </w:r>
      <w:r>
        <w:t>Scrutineers</w:t>
      </w:r>
      <w:r w:rsidR="00A4529D">
        <w:t xml:space="preserve"> either</w:t>
      </w:r>
      <w:r>
        <w:t xml:space="preserve"> not reading points correctly</w:t>
      </w:r>
      <w:r w:rsidR="00A4529D">
        <w:t xml:space="preserve"> or having an out-dated </w:t>
      </w:r>
      <w:r w:rsidR="0096121F">
        <w:t xml:space="preserve">understanding of how a point works. As well as experienced Scrutineers looking to </w:t>
      </w:r>
      <w:r w:rsidR="00B216CD">
        <w:t>bite you on the smallest of things. Like grounding of hose clamps….</w:t>
      </w:r>
    </w:p>
    <w:p w14:paraId="431EA85C" w14:textId="4E763E39" w:rsidR="00793895" w:rsidRPr="00384FEC" w:rsidRDefault="00623F7B" w:rsidP="001C17B8">
      <w:pPr>
        <w:pStyle w:val="ListParagraph"/>
        <w:numPr>
          <w:ilvl w:val="0"/>
          <w:numId w:val="26"/>
        </w:numPr>
      </w:pPr>
      <w:r>
        <w:t>Be confident, be prepared and argue your interpretation of rules.</w:t>
      </w:r>
    </w:p>
    <w:p w14:paraId="0EEB043C" w14:textId="6A215C7D" w:rsidR="00354085" w:rsidRPr="00354085" w:rsidRDefault="00354085" w:rsidP="00D43478">
      <w:pPr>
        <w:pStyle w:val="Heading3"/>
      </w:pPr>
      <w:bookmarkStart w:id="130" w:name="_Toc218885903"/>
      <w:r w:rsidRPr="00354085">
        <w:lastRenderedPageBreak/>
        <w:t>Accumulator Technical Inspection</w:t>
      </w:r>
      <w:bookmarkEnd w:id="130"/>
    </w:p>
    <w:p w14:paraId="6B9EEA9A" w14:textId="13341980" w:rsidR="00BC4E24" w:rsidRDefault="00BC4E24" w:rsidP="00DB6A3A">
      <w:r>
        <w:t xml:space="preserve">In 2025, the Accumulator Technical Inspection was split into three sections, safety tools check, charger check, and </w:t>
      </w:r>
      <w:r w:rsidR="00E569BD">
        <w:t xml:space="preserve">the actual Accumulator check. </w:t>
      </w:r>
      <w:r w:rsidR="004C3A15">
        <w:t xml:space="preserve">Due to the one-hour </w:t>
      </w:r>
      <w:r w:rsidR="00E569BD">
        <w:t xml:space="preserve">timeslot </w:t>
      </w:r>
      <w:r w:rsidR="004C3A15">
        <w:t xml:space="preserve">allocation, </w:t>
      </w:r>
      <w:r w:rsidR="00783002">
        <w:t>the author split the team into two groups, charger and Accumulator</w:t>
      </w:r>
      <w:r w:rsidR="00726B43">
        <w:t xml:space="preserve">. The Accumulator team would conduct both the tools check and the actual Accumulator check itself. </w:t>
      </w:r>
      <w:r w:rsidR="00D70744">
        <w:t xml:space="preserve">There was a dedicated document handler for the charger and Accumulator </w:t>
      </w:r>
      <w:r w:rsidR="00202FAE">
        <w:t>sections.</w:t>
      </w:r>
    </w:p>
    <w:p w14:paraId="7CD7607D" w14:textId="6B424F8E" w:rsidR="00A96382" w:rsidRDefault="00A96382" w:rsidP="00DB6A3A">
      <w:r>
        <w:t xml:space="preserve">Once the Accumulator Technical Inspection is passed, the Scrutineers hand the team </w:t>
      </w:r>
      <w:r w:rsidR="008B3D2D">
        <w:t xml:space="preserve">a thermal strip, to place on the most negative terminal of the Accumulator. In 2025, it was placed in the location shown in </w:t>
      </w:r>
      <w:r w:rsidR="008860EF">
        <w:fldChar w:fldCharType="begin"/>
      </w:r>
      <w:r w:rsidR="008860EF">
        <w:instrText xml:space="preserve"> REF _Ref218705781 \h </w:instrText>
      </w:r>
      <w:r w:rsidR="008860EF">
        <w:fldChar w:fldCharType="separate"/>
      </w:r>
      <w:r w:rsidR="00886461">
        <w:t xml:space="preserve">Figure </w:t>
      </w:r>
      <w:r w:rsidR="00886461">
        <w:rPr>
          <w:noProof/>
        </w:rPr>
        <w:t>13</w:t>
      </w:r>
      <w:r w:rsidR="00886461">
        <w:t>. Thermal strip viewing hatch</w:t>
      </w:r>
      <w:r w:rsidR="008860EF">
        <w:fldChar w:fldCharType="end"/>
      </w:r>
      <w:r w:rsidR="008860EF">
        <w:t>.</w:t>
      </w:r>
      <w:r w:rsidR="00F015A0">
        <w:t xml:space="preserve"> This was inspected later in Parc ferm</w:t>
      </w:r>
      <w:r w:rsidR="00F015A0" w:rsidRPr="005C5741">
        <w:t>é</w:t>
      </w:r>
      <w:r w:rsidR="00F015A0">
        <w:t>, to show that the Accumulator did not exceed temperature restrictions defined in the Accumulator Technical Inspection sheet. Further information on Parc ferm</w:t>
      </w:r>
      <w:r w:rsidR="00F015A0" w:rsidRPr="005C5741">
        <w:t>é</w:t>
      </w:r>
      <w:r w:rsidR="00F015A0">
        <w:t xml:space="preserve"> can be found in the </w:t>
      </w:r>
      <w:r w:rsidR="00F015A0">
        <w:fldChar w:fldCharType="begin"/>
      </w:r>
      <w:r w:rsidR="00F015A0">
        <w:instrText xml:space="preserve"> REF _Ref218705895 \h </w:instrText>
      </w:r>
      <w:r w:rsidR="00F015A0">
        <w:fldChar w:fldCharType="separate"/>
      </w:r>
      <w:r w:rsidR="00886461" w:rsidRPr="000F37F5">
        <w:t>Parc fermé</w:t>
      </w:r>
      <w:r w:rsidR="00F015A0">
        <w:fldChar w:fldCharType="end"/>
      </w:r>
      <w:r w:rsidR="00F015A0">
        <w:t xml:space="preserve"> section of this report.</w:t>
      </w:r>
    </w:p>
    <w:p w14:paraId="7421CF11" w14:textId="77777777" w:rsidR="008860EF" w:rsidRDefault="008860EF" w:rsidP="008860EF">
      <w:pPr>
        <w:keepNext/>
        <w:jc w:val="center"/>
      </w:pPr>
      <w:r w:rsidRPr="008860EF">
        <w:rPr>
          <w:noProof/>
        </w:rPr>
        <w:drawing>
          <wp:inline distT="0" distB="0" distL="0" distR="0" wp14:anchorId="3E5933BB" wp14:editId="5C87AC32">
            <wp:extent cx="5731510" cy="2750820"/>
            <wp:effectExtent l="0" t="0" r="2540" b="0"/>
            <wp:docPr id="199484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9271" name=""/>
                    <pic:cNvPicPr/>
                  </pic:nvPicPr>
                  <pic:blipFill>
                    <a:blip r:embed="rId36"/>
                    <a:stretch>
                      <a:fillRect/>
                    </a:stretch>
                  </pic:blipFill>
                  <pic:spPr>
                    <a:xfrm>
                      <a:off x="0" y="0"/>
                      <a:ext cx="5731510" cy="2750820"/>
                    </a:xfrm>
                    <a:prstGeom prst="rect">
                      <a:avLst/>
                    </a:prstGeom>
                  </pic:spPr>
                </pic:pic>
              </a:graphicData>
            </a:graphic>
          </wp:inline>
        </w:drawing>
      </w:r>
    </w:p>
    <w:p w14:paraId="4004D8D8" w14:textId="108AEC18" w:rsidR="008860EF" w:rsidRDefault="008860EF" w:rsidP="008860EF">
      <w:pPr>
        <w:pStyle w:val="Caption"/>
        <w:jc w:val="center"/>
      </w:pPr>
      <w:bookmarkStart w:id="131" w:name="_Ref218705781"/>
      <w:bookmarkStart w:id="132" w:name="_Toc218885964"/>
      <w:r>
        <w:t xml:space="preserve">Figure </w:t>
      </w:r>
      <w:fldSimple w:instr=" SEQ Figure \* ARABIC ">
        <w:r w:rsidR="00886461">
          <w:rPr>
            <w:noProof/>
          </w:rPr>
          <w:t>13</w:t>
        </w:r>
      </w:fldSimple>
      <w:r>
        <w:t>. Thermal strip viewing hatch</w:t>
      </w:r>
      <w:bookmarkEnd w:id="131"/>
      <w:bookmarkEnd w:id="132"/>
    </w:p>
    <w:p w14:paraId="4FCD891A" w14:textId="59D8623E" w:rsidR="00202FAE" w:rsidRDefault="00202FAE" w:rsidP="00DB6A3A">
      <w:r>
        <w:t>At competition</w:t>
      </w:r>
      <w:r w:rsidR="001904AE">
        <w:t xml:space="preserve"> the team was able to do the charger and tools sections early. The tools section passed first try, but the charger section did not.</w:t>
      </w:r>
    </w:p>
    <w:p w14:paraId="290C95CC" w14:textId="4C364BFA" w:rsidR="001904AE" w:rsidRDefault="00C4564B" w:rsidP="00DB6A3A">
      <w:r>
        <w:t xml:space="preserve">The charger section consisted of both an Accumulator trolley inspection as well as the charger inspection. </w:t>
      </w:r>
      <w:r w:rsidR="001904AE">
        <w:t xml:space="preserve">The Scrutineers picked up a very small </w:t>
      </w:r>
      <w:r w:rsidR="009458A1">
        <w:t xml:space="preserve">wire located at the back of the charger that was un-terminated. The author is still shocked that they managed to see the </w:t>
      </w:r>
      <w:r w:rsidR="00456993">
        <w:t xml:space="preserve">tiny wire in the depths of the charger, but they were right. </w:t>
      </w:r>
      <w:r w:rsidR="00B96F01">
        <w:t xml:space="preserve">They also picked up on that the handle of the charger trolley was not correctly grounded when the charger was earthed to the trolley. </w:t>
      </w:r>
      <w:r w:rsidR="00456993">
        <w:t>After checking with the Technical Inspection Captain, the charger was brought back to the pits and disassembled to remove the un</w:t>
      </w:r>
      <w:r w:rsidR="00B96F01">
        <w:t xml:space="preserve">-terminated wire. </w:t>
      </w:r>
      <w:r w:rsidR="00CF6D3A">
        <w:t xml:space="preserve">To resolve the trolley grounding issue, a earth wire was simply run from the trolley </w:t>
      </w:r>
      <w:r w:rsidR="00CF6D3A">
        <w:lastRenderedPageBreak/>
        <w:t xml:space="preserve">ground connection point to the trolley handle. </w:t>
      </w:r>
      <w:r w:rsidR="00E03E53">
        <w:t>Once the changes were complete, the team brought the charger and trolley back to the Technical Inspection area and both sections passed.</w:t>
      </w:r>
    </w:p>
    <w:p w14:paraId="1D76BE3C" w14:textId="17607CC2" w:rsidR="00DB6A3A" w:rsidRDefault="00DB6A3A" w:rsidP="00DB6A3A">
      <w:r>
        <w:t xml:space="preserve">The Accumulator Technical Inspection failed on its first attempt. The Scrutineers </w:t>
      </w:r>
      <w:r w:rsidR="00CF3AD2">
        <w:t xml:space="preserve">failed the team on </w:t>
      </w:r>
      <w:r w:rsidR="0000408B">
        <w:t>exposed copper connection</w:t>
      </w:r>
      <w:r w:rsidR="002B1CA7">
        <w:t xml:space="preserve"> on the Radlok pin that the quick disconnect to the lid attached to, it</w:t>
      </w:r>
      <w:r w:rsidR="0000408B">
        <w:t xml:space="preserve"> could be touched with a 6 mm diameter, 100 mm length probe, which is not a</w:t>
      </w:r>
      <w:r w:rsidR="00312978">
        <w:t xml:space="preserve"> point in the Accumulator section of the Accumulator Technical Inspection, but it was a valid concern. The other point where they failed the team on was the </w:t>
      </w:r>
      <w:r w:rsidR="00C356B4">
        <w:t xml:space="preserve">nuts holding the AIL to the lid of the container, they were nylon nuts on nylon bolts, which the author initially decided to go with so that there was not a metal bolt extruding from the inside of the Accumulator, but forgot that it had to be positively locked. </w:t>
      </w:r>
    </w:p>
    <w:p w14:paraId="04CF1FC1" w14:textId="48AC4454" w:rsidR="00070D4E" w:rsidRDefault="00070D4E" w:rsidP="00DB6A3A">
      <w:r>
        <w:t xml:space="preserve">These two fails meant that the first Technical Inspection had to be </w:t>
      </w:r>
      <w:r w:rsidR="00B65816">
        <w:t>stopped, and the Accumulator brought to a clean room to disassemble to make the make the changes. They luckily were quick fixes.</w:t>
      </w:r>
      <w:r w:rsidR="0033014F">
        <w:t xml:space="preserve"> Both issues are shown in part A and fixes shown in part B in </w:t>
      </w:r>
      <w:r w:rsidR="0033014F">
        <w:fldChar w:fldCharType="begin"/>
      </w:r>
      <w:r w:rsidR="0033014F">
        <w:instrText xml:space="preserve"> REF _Ref218625043 \h </w:instrText>
      </w:r>
      <w:r w:rsidR="0033014F">
        <w:fldChar w:fldCharType="separate"/>
      </w:r>
      <w:r w:rsidR="00886461">
        <w:t xml:space="preserve">Figure </w:t>
      </w:r>
      <w:r w:rsidR="00886461">
        <w:rPr>
          <w:noProof/>
        </w:rPr>
        <w:t>14</w:t>
      </w:r>
      <w:r w:rsidR="00886461">
        <w:t xml:space="preserve">. </w:t>
      </w:r>
      <w:r w:rsidR="00886461" w:rsidRPr="007D4BFD">
        <w:t>Accumulator Technical Inspection Fail Point 1</w:t>
      </w:r>
      <w:r w:rsidR="0033014F">
        <w:fldChar w:fldCharType="end"/>
      </w:r>
      <w:r w:rsidR="0033014F">
        <w:t xml:space="preserve"> and </w:t>
      </w:r>
      <w:r w:rsidR="0033014F">
        <w:fldChar w:fldCharType="begin"/>
      </w:r>
      <w:r w:rsidR="0033014F">
        <w:instrText xml:space="preserve"> REF _Ref218625044 \h </w:instrText>
      </w:r>
      <w:r w:rsidR="0033014F">
        <w:fldChar w:fldCharType="separate"/>
      </w:r>
      <w:r w:rsidR="00886461">
        <w:t xml:space="preserve">Figure </w:t>
      </w:r>
      <w:r w:rsidR="00886461">
        <w:rPr>
          <w:noProof/>
        </w:rPr>
        <w:t>15</w:t>
      </w:r>
      <w:r w:rsidR="00886461">
        <w:t xml:space="preserve">. </w:t>
      </w:r>
      <w:r w:rsidR="00886461" w:rsidRPr="00F55679">
        <w:t xml:space="preserve">Accumulator Technical Inspection Fail Point </w:t>
      </w:r>
      <w:r w:rsidR="00886461">
        <w:t>2</w:t>
      </w:r>
      <w:r w:rsidR="0033014F">
        <w:fldChar w:fldCharType="end"/>
      </w:r>
      <w:r w:rsidR="0033014F">
        <w:t>.</w:t>
      </w:r>
    </w:p>
    <w:p w14:paraId="6F925D72" w14:textId="71D431A8" w:rsidR="0033014F" w:rsidRDefault="0033014F" w:rsidP="00DB6A3A">
      <w:r>
        <w:t>Once they were fixed, the team requested that a Scrutineer came over to the clean room to check the changes done. They were happy to do this, and it saved the team having to reseal the Accumulator and take it back to the Technical Inspection bay. The Scrutineer was happy with the work conducted, though he noted that we were using rub</w:t>
      </w:r>
      <w:r w:rsidR="00800C6A">
        <w:t xml:space="preserve">ber like tape as insulation in the case of </w:t>
      </w:r>
      <w:r w:rsidR="00800C6A">
        <w:fldChar w:fldCharType="begin"/>
      </w:r>
      <w:r w:rsidR="00800C6A">
        <w:instrText xml:space="preserve"> REF _Ref218625043 \h </w:instrText>
      </w:r>
      <w:r w:rsidR="00800C6A">
        <w:fldChar w:fldCharType="separate"/>
      </w:r>
      <w:r w:rsidR="00886461">
        <w:t xml:space="preserve">Figure </w:t>
      </w:r>
      <w:r w:rsidR="00886461">
        <w:rPr>
          <w:noProof/>
        </w:rPr>
        <w:t>14</w:t>
      </w:r>
      <w:r w:rsidR="00886461">
        <w:t xml:space="preserve">. </w:t>
      </w:r>
      <w:r w:rsidR="00886461" w:rsidRPr="007D4BFD">
        <w:t>Accumulator Technical Inspection Fail Point 1</w:t>
      </w:r>
      <w:r w:rsidR="00800C6A">
        <w:fldChar w:fldCharType="end"/>
      </w:r>
      <w:r w:rsidR="00800C6A">
        <w:t>,</w:t>
      </w:r>
      <w:r w:rsidR="00BD01D1">
        <w:t xml:space="preserve"> which would violate AI.5.24,</w:t>
      </w:r>
      <w:r w:rsidR="00800C6A">
        <w:t xml:space="preserve"> but was happy to pass it</w:t>
      </w:r>
      <w:r w:rsidR="004245BC">
        <w:t xml:space="preserve"> at the time. Care should be taken in future years around this point, as well as be aware that they could </w:t>
      </w:r>
      <w:r w:rsidR="004909E3">
        <w:t xml:space="preserve">check for things that are not explicitly stated in the given Technical </w:t>
      </w:r>
      <w:r w:rsidR="00C03FC5">
        <w:t>Inspection but</w:t>
      </w:r>
      <w:r w:rsidR="004909E3">
        <w:t xml:space="preserve"> instead show up in other parts of Technical Inspection. For </w:t>
      </w:r>
      <w:r w:rsidR="00C03FC5">
        <w:t>example,</w:t>
      </w:r>
      <w:r w:rsidR="004909E3">
        <w:t xml:space="preserve"> the </w:t>
      </w:r>
      <w:r w:rsidR="00AC7019">
        <w:t>touch protection point they caught us on is a point in the charger section of Accumulator Technical Inspection</w:t>
      </w:r>
      <w:r w:rsidR="008309FA">
        <w:t xml:space="preserve"> (AI.</w:t>
      </w:r>
      <w:r w:rsidR="00843808">
        <w:t xml:space="preserve">4.18) and a section of EV Static </w:t>
      </w:r>
      <w:r w:rsidR="00C03FC5">
        <w:t>(SI.5.2).</w:t>
      </w:r>
    </w:p>
    <w:p w14:paraId="20EDC78A" w14:textId="77777777" w:rsidR="0033014F" w:rsidRDefault="0033014F" w:rsidP="0033014F">
      <w:pPr>
        <w:keepNext/>
        <w:jc w:val="center"/>
      </w:pPr>
      <w:r w:rsidRPr="0033014F">
        <w:rPr>
          <w:noProof/>
        </w:rPr>
        <w:lastRenderedPageBreak/>
        <w:drawing>
          <wp:inline distT="0" distB="0" distL="0" distR="0" wp14:anchorId="4813BB81" wp14:editId="2CB34B51">
            <wp:extent cx="5731510" cy="3176905"/>
            <wp:effectExtent l="0" t="0" r="2540" b="4445"/>
            <wp:docPr id="14989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6629" name=""/>
                    <pic:cNvPicPr/>
                  </pic:nvPicPr>
                  <pic:blipFill>
                    <a:blip r:embed="rId37"/>
                    <a:stretch>
                      <a:fillRect/>
                    </a:stretch>
                  </pic:blipFill>
                  <pic:spPr>
                    <a:xfrm>
                      <a:off x="0" y="0"/>
                      <a:ext cx="5731510" cy="3176905"/>
                    </a:xfrm>
                    <a:prstGeom prst="rect">
                      <a:avLst/>
                    </a:prstGeom>
                  </pic:spPr>
                </pic:pic>
              </a:graphicData>
            </a:graphic>
          </wp:inline>
        </w:drawing>
      </w:r>
    </w:p>
    <w:p w14:paraId="167B3F8F" w14:textId="445526DD" w:rsidR="0033014F" w:rsidRDefault="0033014F" w:rsidP="0033014F">
      <w:pPr>
        <w:pStyle w:val="Caption"/>
        <w:jc w:val="center"/>
      </w:pPr>
      <w:bookmarkStart w:id="133" w:name="_Ref218625043"/>
      <w:bookmarkStart w:id="134" w:name="_Toc218885965"/>
      <w:r>
        <w:t xml:space="preserve">Figure </w:t>
      </w:r>
      <w:fldSimple w:instr=" SEQ Figure \* ARABIC ">
        <w:r w:rsidR="00886461">
          <w:rPr>
            <w:noProof/>
          </w:rPr>
          <w:t>14</w:t>
        </w:r>
      </w:fldSimple>
      <w:r>
        <w:t xml:space="preserve">. </w:t>
      </w:r>
      <w:r w:rsidRPr="007D4BFD">
        <w:t>Accumulator Technical Inspection Fail Point 1</w:t>
      </w:r>
      <w:bookmarkEnd w:id="133"/>
      <w:bookmarkEnd w:id="134"/>
    </w:p>
    <w:p w14:paraId="7687324F" w14:textId="77777777" w:rsidR="0033014F" w:rsidRDefault="00D81068" w:rsidP="0033014F">
      <w:pPr>
        <w:keepNext/>
        <w:jc w:val="center"/>
      </w:pPr>
      <w:r w:rsidRPr="00D81068">
        <w:rPr>
          <w:noProof/>
        </w:rPr>
        <w:drawing>
          <wp:inline distT="0" distB="0" distL="0" distR="0" wp14:anchorId="000FFD3D" wp14:editId="14CE7ACB">
            <wp:extent cx="5727065" cy="3201089"/>
            <wp:effectExtent l="0" t="0" r="6985" b="0"/>
            <wp:docPr id="11596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38271" name=""/>
                    <pic:cNvPicPr/>
                  </pic:nvPicPr>
                  <pic:blipFill>
                    <a:blip r:embed="rId38"/>
                    <a:stretch>
                      <a:fillRect/>
                    </a:stretch>
                  </pic:blipFill>
                  <pic:spPr>
                    <a:xfrm>
                      <a:off x="0" y="0"/>
                      <a:ext cx="5741009" cy="3208883"/>
                    </a:xfrm>
                    <a:prstGeom prst="rect">
                      <a:avLst/>
                    </a:prstGeom>
                  </pic:spPr>
                </pic:pic>
              </a:graphicData>
            </a:graphic>
          </wp:inline>
        </w:drawing>
      </w:r>
    </w:p>
    <w:p w14:paraId="7408C52E" w14:textId="75BF301A" w:rsidR="00B64E6F" w:rsidRPr="00C03FC5" w:rsidRDefault="0033014F" w:rsidP="00E03E53">
      <w:pPr>
        <w:pStyle w:val="Caption"/>
        <w:jc w:val="center"/>
      </w:pPr>
      <w:bookmarkStart w:id="135" w:name="_Ref218625044"/>
      <w:bookmarkStart w:id="136" w:name="_Toc218885966"/>
      <w:r>
        <w:t xml:space="preserve">Figure </w:t>
      </w:r>
      <w:fldSimple w:instr=" SEQ Figure \* ARABIC ">
        <w:r w:rsidR="00886461">
          <w:rPr>
            <w:noProof/>
          </w:rPr>
          <w:t>15</w:t>
        </w:r>
      </w:fldSimple>
      <w:r>
        <w:t xml:space="preserve">. </w:t>
      </w:r>
      <w:r w:rsidRPr="00F55679">
        <w:t xml:space="preserve">Accumulator Technical Inspection Fail Point </w:t>
      </w:r>
      <w:r>
        <w:t>2</w:t>
      </w:r>
      <w:bookmarkEnd w:id="135"/>
      <w:bookmarkEnd w:id="136"/>
    </w:p>
    <w:p w14:paraId="5F0D926D" w14:textId="1CE60526" w:rsidR="00354085" w:rsidRDefault="00354085" w:rsidP="00D43478">
      <w:pPr>
        <w:pStyle w:val="Heading3"/>
      </w:pPr>
      <w:bookmarkStart w:id="137" w:name="_Toc218885904"/>
      <w:r w:rsidRPr="00354085">
        <w:t>EV Static, EV Functional and Rain Test</w:t>
      </w:r>
      <w:bookmarkEnd w:id="137"/>
    </w:p>
    <w:p w14:paraId="2F643435" w14:textId="00827CE9" w:rsidR="004A4236" w:rsidRPr="004A4236" w:rsidRDefault="004A4236" w:rsidP="004A4236">
      <w:pPr>
        <w:pStyle w:val="Heading4"/>
      </w:pPr>
      <w:r>
        <w:t>EV Static</w:t>
      </w:r>
    </w:p>
    <w:p w14:paraId="1439AA32" w14:textId="300488F6" w:rsidR="00C03FC5" w:rsidRDefault="00C03FC5" w:rsidP="00C03FC5">
      <w:r>
        <w:t xml:space="preserve">EV static passed first try. Though there were points that the Scrutineers picked up on, and after some </w:t>
      </w:r>
      <w:r w:rsidR="00B41FFB">
        <w:t>debate and small argument, they were happy to pass.</w:t>
      </w:r>
      <w:r w:rsidR="00B47C6C">
        <w:t xml:space="preserve"> These points include:</w:t>
      </w:r>
    </w:p>
    <w:p w14:paraId="5D00B711" w14:textId="5A1D2C4B" w:rsidR="00B47C6C" w:rsidRDefault="001424CC" w:rsidP="001C17B8">
      <w:pPr>
        <w:pStyle w:val="ListParagraph"/>
        <w:numPr>
          <w:ilvl w:val="0"/>
          <w:numId w:val="25"/>
        </w:numPr>
      </w:pPr>
      <w:r>
        <w:lastRenderedPageBreak/>
        <w:t>SI.</w:t>
      </w:r>
      <w:r w:rsidR="001E7F36">
        <w:t>8.2, the p</w:t>
      </w:r>
      <w:r w:rsidR="00B47C6C">
        <w:t xml:space="preserve">hase cables that entered the motor were not </w:t>
      </w:r>
      <w:r w:rsidR="001E7F36">
        <w:t xml:space="preserve">sufficiently </w:t>
      </w:r>
      <w:r>
        <w:t>secured</w:t>
      </w:r>
      <w:r w:rsidR="001E7F36">
        <w:t xml:space="preserve">. </w:t>
      </w:r>
      <w:r w:rsidR="00E75BAE">
        <w:t xml:space="preserve">The point made was that the crimp was being strained, which is valid. It is recommended that </w:t>
      </w:r>
      <w:r w:rsidR="00C90439">
        <w:t>this is fixed for 2026, possibly with the use of cable glands</w:t>
      </w:r>
      <w:r w:rsidR="00681FDC">
        <w:t>.</w:t>
      </w:r>
      <w:r w:rsidR="0050770E">
        <w:t xml:space="preserve"> Depicted in </w:t>
      </w:r>
      <w:r w:rsidR="0050770E">
        <w:fldChar w:fldCharType="begin"/>
      </w:r>
      <w:r w:rsidR="0050770E">
        <w:instrText xml:space="preserve"> REF _Ref218699136 \h </w:instrText>
      </w:r>
      <w:r w:rsidR="0050770E">
        <w:fldChar w:fldCharType="separate"/>
      </w:r>
      <w:r w:rsidR="00886461">
        <w:t xml:space="preserve">Figure </w:t>
      </w:r>
      <w:r w:rsidR="00886461">
        <w:rPr>
          <w:noProof/>
        </w:rPr>
        <w:t>16</w:t>
      </w:r>
      <w:r w:rsidR="00886461">
        <w:t>. Visualisation of where phase cable securing is needed</w:t>
      </w:r>
      <w:r w:rsidR="0050770E">
        <w:fldChar w:fldCharType="end"/>
      </w:r>
      <w:r w:rsidR="0050770E">
        <w:t>.</w:t>
      </w:r>
    </w:p>
    <w:p w14:paraId="01ADC683" w14:textId="77777777" w:rsidR="0050770E" w:rsidRDefault="0050770E" w:rsidP="0050770E">
      <w:pPr>
        <w:keepNext/>
        <w:jc w:val="center"/>
      </w:pPr>
      <w:r w:rsidRPr="0050770E">
        <w:rPr>
          <w:noProof/>
        </w:rPr>
        <w:drawing>
          <wp:inline distT="0" distB="0" distL="0" distR="0" wp14:anchorId="1A810367" wp14:editId="626C4AAD">
            <wp:extent cx="4639322" cy="4010585"/>
            <wp:effectExtent l="0" t="0" r="0" b="9525"/>
            <wp:docPr id="110751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17233" name=""/>
                    <pic:cNvPicPr/>
                  </pic:nvPicPr>
                  <pic:blipFill>
                    <a:blip r:embed="rId39"/>
                    <a:stretch>
                      <a:fillRect/>
                    </a:stretch>
                  </pic:blipFill>
                  <pic:spPr>
                    <a:xfrm>
                      <a:off x="0" y="0"/>
                      <a:ext cx="4639322" cy="4010585"/>
                    </a:xfrm>
                    <a:prstGeom prst="rect">
                      <a:avLst/>
                    </a:prstGeom>
                  </pic:spPr>
                </pic:pic>
              </a:graphicData>
            </a:graphic>
          </wp:inline>
        </w:drawing>
      </w:r>
    </w:p>
    <w:p w14:paraId="767D76E9" w14:textId="7CAAE4CC" w:rsidR="00953B23" w:rsidRDefault="0050770E" w:rsidP="0050770E">
      <w:pPr>
        <w:pStyle w:val="Caption"/>
        <w:jc w:val="center"/>
      </w:pPr>
      <w:bookmarkStart w:id="138" w:name="_Ref218699136"/>
      <w:bookmarkStart w:id="139" w:name="_Toc218885967"/>
      <w:r>
        <w:t xml:space="preserve">Figure </w:t>
      </w:r>
      <w:fldSimple w:instr=" SEQ Figure \* ARABIC ">
        <w:r w:rsidR="00886461">
          <w:rPr>
            <w:noProof/>
          </w:rPr>
          <w:t>16</w:t>
        </w:r>
      </w:fldSimple>
      <w:r>
        <w:t>. Visualisation of where phase cable securing is needed</w:t>
      </w:r>
      <w:bookmarkEnd w:id="138"/>
      <w:bookmarkEnd w:id="139"/>
    </w:p>
    <w:p w14:paraId="6E2D25C5" w14:textId="1595D960" w:rsidR="0050770E" w:rsidRPr="00953B23" w:rsidRDefault="00953B23" w:rsidP="00953B23">
      <w:pPr>
        <w:spacing w:line="259" w:lineRule="auto"/>
        <w:jc w:val="left"/>
        <w:rPr>
          <w:i/>
          <w:iCs/>
          <w:color w:val="44546A" w:themeColor="text2"/>
          <w:sz w:val="18"/>
          <w:szCs w:val="18"/>
        </w:rPr>
      </w:pPr>
      <w:r>
        <w:br w:type="page"/>
      </w:r>
    </w:p>
    <w:p w14:paraId="5D35B23C" w14:textId="0AB12C43" w:rsidR="00C90439" w:rsidRDefault="004204EF" w:rsidP="001C17B8">
      <w:pPr>
        <w:pStyle w:val="ListParagraph"/>
        <w:numPr>
          <w:ilvl w:val="0"/>
          <w:numId w:val="25"/>
        </w:numPr>
      </w:pPr>
      <w:r>
        <w:lastRenderedPageBreak/>
        <w:t xml:space="preserve">Not a point in EV Static, but the external bolts that hold the MSD in place on the HIP must be positively locked. They briefly mentioned it at the start of EV Static, but forgot to </w:t>
      </w:r>
      <w:r w:rsidR="00316855">
        <w:t xml:space="preserve">recheck it, because it is not a point. One solution </w:t>
      </w:r>
      <w:r w:rsidR="00205653">
        <w:t xml:space="preserve">that should be implemented in 2026 </w:t>
      </w:r>
      <w:r w:rsidR="00316855">
        <w:t>would be to lock-wire the two bolts together</w:t>
      </w:r>
      <w:r w:rsidR="00681FDC">
        <w:t>.</w:t>
      </w:r>
      <w:r w:rsidR="00F74A1D">
        <w:t xml:space="preserve"> Illustrated in </w:t>
      </w:r>
      <w:r w:rsidR="00F74A1D">
        <w:fldChar w:fldCharType="begin"/>
      </w:r>
      <w:r w:rsidR="00F74A1D">
        <w:instrText xml:space="preserve"> REF _Ref218699385 \h </w:instrText>
      </w:r>
      <w:r w:rsidR="00F74A1D">
        <w:fldChar w:fldCharType="separate"/>
      </w:r>
      <w:r w:rsidR="00886461">
        <w:t xml:space="preserve">Figure </w:t>
      </w:r>
      <w:r w:rsidR="00886461">
        <w:rPr>
          <w:noProof/>
        </w:rPr>
        <w:t>17</w:t>
      </w:r>
      <w:r w:rsidR="00886461">
        <w:t>. Location of MSD bolts that should be positively locked</w:t>
      </w:r>
      <w:r w:rsidR="00F74A1D">
        <w:fldChar w:fldCharType="end"/>
      </w:r>
      <w:r w:rsidR="00F74A1D">
        <w:t>.</w:t>
      </w:r>
    </w:p>
    <w:p w14:paraId="75D42A94" w14:textId="77777777" w:rsidR="00953B23" w:rsidRDefault="00953B23" w:rsidP="00953B23">
      <w:pPr>
        <w:keepNext/>
        <w:jc w:val="center"/>
      </w:pPr>
      <w:r w:rsidRPr="00953B23">
        <w:rPr>
          <w:noProof/>
        </w:rPr>
        <w:drawing>
          <wp:inline distT="0" distB="0" distL="0" distR="0" wp14:anchorId="361D05DF" wp14:editId="215454A3">
            <wp:extent cx="5588008" cy="4505960"/>
            <wp:effectExtent l="0" t="0" r="0" b="8890"/>
            <wp:docPr id="7135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19290"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588008" cy="4505960"/>
                    </a:xfrm>
                    <a:prstGeom prst="rect">
                      <a:avLst/>
                    </a:prstGeom>
                  </pic:spPr>
                </pic:pic>
              </a:graphicData>
            </a:graphic>
          </wp:inline>
        </w:drawing>
      </w:r>
    </w:p>
    <w:p w14:paraId="07F2CD46" w14:textId="5A034C2D" w:rsidR="00953B23" w:rsidRDefault="00953B23" w:rsidP="00953B23">
      <w:pPr>
        <w:pStyle w:val="Caption"/>
        <w:jc w:val="center"/>
      </w:pPr>
      <w:bookmarkStart w:id="140" w:name="_Ref218699385"/>
      <w:bookmarkStart w:id="141" w:name="_Toc218885968"/>
      <w:r>
        <w:t xml:space="preserve">Figure </w:t>
      </w:r>
      <w:fldSimple w:instr=" SEQ Figure \* ARABIC ">
        <w:r w:rsidR="00886461">
          <w:rPr>
            <w:noProof/>
          </w:rPr>
          <w:t>17</w:t>
        </w:r>
      </w:fldSimple>
      <w:r>
        <w:t>. Location of MSD bolts that should be positively locked</w:t>
      </w:r>
      <w:bookmarkEnd w:id="140"/>
      <w:bookmarkEnd w:id="141"/>
    </w:p>
    <w:p w14:paraId="5EEF13C7" w14:textId="7C1B5FCE" w:rsidR="00C93BB4" w:rsidRDefault="008F36E8" w:rsidP="001C17B8">
      <w:pPr>
        <w:pStyle w:val="ListParagraph"/>
        <w:numPr>
          <w:ilvl w:val="0"/>
          <w:numId w:val="25"/>
        </w:numPr>
      </w:pPr>
      <w:r>
        <w:t xml:space="preserve">SI.5.2, when the MSD is removed, </w:t>
      </w:r>
      <w:r w:rsidR="0026785C">
        <w:t xml:space="preserve">it could be argued that the contacts inside the MSD enclosure that are exposed can be touched with fingers. </w:t>
      </w:r>
      <w:r w:rsidR="00E020FC">
        <w:t xml:space="preserve">But the 6 mm diameter probe cannot touch the contacts. </w:t>
      </w:r>
      <w:r w:rsidR="0026785C">
        <w:t xml:space="preserve">It is recommended to 3D print a cover for </w:t>
      </w:r>
      <w:r w:rsidR="00E020FC">
        <w:t>this in future years, just to cover your ass</w:t>
      </w:r>
      <w:r w:rsidR="00681FDC">
        <w:t xml:space="preserve"> in case they get annoyed by it.</w:t>
      </w:r>
      <w:r w:rsidR="00F74A1D">
        <w:t xml:space="preserve"> </w:t>
      </w:r>
      <w:r w:rsidR="00F74A1D">
        <w:fldChar w:fldCharType="begin"/>
      </w:r>
      <w:r w:rsidR="00F74A1D">
        <w:instrText xml:space="preserve"> REF _Ref218699385 \h </w:instrText>
      </w:r>
      <w:r w:rsidR="00F74A1D">
        <w:fldChar w:fldCharType="separate"/>
      </w:r>
      <w:r w:rsidR="00886461">
        <w:t xml:space="preserve">Figure </w:t>
      </w:r>
      <w:r w:rsidR="00886461">
        <w:rPr>
          <w:noProof/>
        </w:rPr>
        <w:t>17</w:t>
      </w:r>
      <w:r w:rsidR="00886461">
        <w:t>. Location of MSD bolts that should be positively locked</w:t>
      </w:r>
      <w:r w:rsidR="00F74A1D">
        <w:fldChar w:fldCharType="end"/>
      </w:r>
      <w:r w:rsidR="00F74A1D">
        <w:t xml:space="preserve">, shows </w:t>
      </w:r>
      <w:r w:rsidR="00C93BB4">
        <w:t xml:space="preserve">item of discussion, </w:t>
      </w:r>
      <w:r w:rsidR="0036715F">
        <w:t>except</w:t>
      </w:r>
      <w:r w:rsidR="00C93BB4">
        <w:t xml:space="preserve"> that the MSD is in place in the figure.</w:t>
      </w:r>
    </w:p>
    <w:p w14:paraId="2CAE4C10" w14:textId="4CBB810F" w:rsidR="00316855" w:rsidRDefault="00C93BB4" w:rsidP="00C93BB4">
      <w:pPr>
        <w:spacing w:line="259" w:lineRule="auto"/>
        <w:jc w:val="left"/>
      </w:pPr>
      <w:r>
        <w:br w:type="page"/>
      </w:r>
    </w:p>
    <w:p w14:paraId="2B3E9681" w14:textId="1E1B7DA4" w:rsidR="004A4236" w:rsidRDefault="00DD534F" w:rsidP="001C17B8">
      <w:pPr>
        <w:pStyle w:val="ListParagraph"/>
        <w:numPr>
          <w:ilvl w:val="0"/>
          <w:numId w:val="25"/>
        </w:numPr>
      </w:pPr>
      <w:r>
        <w:lastRenderedPageBreak/>
        <w:t xml:space="preserve">SI.18.16, they were not happy that the seat belt harnesses were not grounded. It is specified that items only need grounding </w:t>
      </w:r>
      <w:r w:rsidR="00557E38">
        <w:t>if they are within 100 mm of HV components. This Scrutineer did not seem to care about this and pushed very hard for this point. The author and Jayson Mills were sitting there sanding the heck out of the chassis to make the connection for the seatbelt harness</w:t>
      </w:r>
      <w:r w:rsidR="00631B1F">
        <w:t xml:space="preserve"> holders</w:t>
      </w:r>
      <w:r w:rsidR="00BE0337">
        <w:t xml:space="preserve"> (shown in </w:t>
      </w:r>
      <w:r w:rsidR="00BE0337">
        <w:fldChar w:fldCharType="begin"/>
      </w:r>
      <w:r w:rsidR="00BE0337">
        <w:instrText xml:space="preserve"> REF _Ref218699975 \h </w:instrText>
      </w:r>
      <w:r w:rsidR="00BE0337">
        <w:fldChar w:fldCharType="separate"/>
      </w:r>
      <w:r w:rsidR="00886461">
        <w:t xml:space="preserve">Figure </w:t>
      </w:r>
      <w:r w:rsidR="00886461">
        <w:rPr>
          <w:noProof/>
        </w:rPr>
        <w:t>19</w:t>
      </w:r>
      <w:r w:rsidR="00886461">
        <w:t>. Seatbelt harness holder locations</w:t>
      </w:r>
      <w:r w:rsidR="00BE0337">
        <w:fldChar w:fldCharType="end"/>
      </w:r>
      <w:r w:rsidR="00BE0337">
        <w:t>)</w:t>
      </w:r>
      <w:r w:rsidR="00557E38">
        <w:t>, but they were not making a good connection. The Scrutineer ended up folding and waived it as not necessary.</w:t>
      </w:r>
      <w:r w:rsidR="005F0A81">
        <w:t xml:space="preserve"> Though the point of components not needing to pass the 0.3 Ohm </w:t>
      </w:r>
      <w:r w:rsidR="008D247B">
        <w:t>grounding requirement</w:t>
      </w:r>
      <w:r w:rsidR="00BE0337">
        <w:t xml:space="preserve"> (shown in </w:t>
      </w:r>
      <w:r w:rsidR="00BE0337">
        <w:fldChar w:fldCharType="begin"/>
      </w:r>
      <w:r w:rsidR="00BE0337">
        <w:instrText xml:space="preserve"> REF _Ref218699996 \h </w:instrText>
      </w:r>
      <w:r w:rsidR="00BE0337">
        <w:fldChar w:fldCharType="separate"/>
      </w:r>
      <w:r w:rsidR="00886461">
        <w:t xml:space="preserve">Figure </w:t>
      </w:r>
      <w:r w:rsidR="00886461">
        <w:rPr>
          <w:noProof/>
        </w:rPr>
        <w:t>18</w:t>
      </w:r>
      <w:r w:rsidR="00886461">
        <w:t>. Showing 100 mm proximity grounding requirement in EV Static</w:t>
      </w:r>
      <w:r w:rsidR="00BE0337">
        <w:fldChar w:fldCharType="end"/>
      </w:r>
      <w:r w:rsidR="00BE0337">
        <w:t>)</w:t>
      </w:r>
      <w:r w:rsidR="008D247B">
        <w:t>, t</w:t>
      </w:r>
      <w:r w:rsidR="005F0A81">
        <w:t>he Scrutineer cont</w:t>
      </w:r>
      <w:r w:rsidR="008D247B">
        <w:t xml:space="preserve">inued to check the grounding of items such as the steering and pedal box assemblies. </w:t>
      </w:r>
      <w:r w:rsidR="00B92BCA">
        <w:t xml:space="preserve">From the perspective of the Technical Inspection point, the author was very confused why they were checking these components. But from the perspective of safety, it is very understandable that they would check this, as if the chassis was to become live with HV in the event of an accident, </w:t>
      </w:r>
      <w:r w:rsidR="004A4236">
        <w:t>bad connections to the steering and pedal box assemblies could become hot if current was pulled through them, but then again there is very little chance of that ever happening. This is an example of the Scrutineers checking random things that are not on the Technical Inspection sheet, either because it used to be a point in previous years, they get a kick out of it.</w:t>
      </w:r>
    </w:p>
    <w:p w14:paraId="175C9762" w14:textId="77777777" w:rsidR="003E2D16" w:rsidRDefault="003E2D16" w:rsidP="003E2D16">
      <w:pPr>
        <w:keepNext/>
        <w:jc w:val="center"/>
      </w:pPr>
      <w:r w:rsidRPr="003E2D16">
        <w:rPr>
          <w:noProof/>
        </w:rPr>
        <w:drawing>
          <wp:inline distT="0" distB="0" distL="0" distR="0" wp14:anchorId="47FC781F" wp14:editId="1D5959DB">
            <wp:extent cx="5834114" cy="1552575"/>
            <wp:effectExtent l="0" t="0" r="0" b="0"/>
            <wp:docPr id="69798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2614" name=""/>
                    <pic:cNvPicPr/>
                  </pic:nvPicPr>
                  <pic:blipFill>
                    <a:blip r:embed="rId41"/>
                    <a:stretch>
                      <a:fillRect/>
                    </a:stretch>
                  </pic:blipFill>
                  <pic:spPr>
                    <a:xfrm>
                      <a:off x="0" y="0"/>
                      <a:ext cx="5837216" cy="1553401"/>
                    </a:xfrm>
                    <a:prstGeom prst="rect">
                      <a:avLst/>
                    </a:prstGeom>
                  </pic:spPr>
                </pic:pic>
              </a:graphicData>
            </a:graphic>
          </wp:inline>
        </w:drawing>
      </w:r>
    </w:p>
    <w:p w14:paraId="21372368" w14:textId="51D1A295" w:rsidR="003E2D16" w:rsidRDefault="003E2D16" w:rsidP="003E2D16">
      <w:pPr>
        <w:pStyle w:val="Caption"/>
        <w:jc w:val="center"/>
      </w:pPr>
      <w:bookmarkStart w:id="142" w:name="_Ref218699996"/>
      <w:bookmarkStart w:id="143" w:name="_Toc218885969"/>
      <w:r>
        <w:t xml:space="preserve">Figure </w:t>
      </w:r>
      <w:fldSimple w:instr=" SEQ Figure \* ARABIC ">
        <w:r w:rsidR="00886461">
          <w:rPr>
            <w:noProof/>
          </w:rPr>
          <w:t>18</w:t>
        </w:r>
      </w:fldSimple>
      <w:r>
        <w:t>. Showing 100 mm proximity grounding requirement in EV Static</w:t>
      </w:r>
      <w:bookmarkEnd w:id="142"/>
      <w:bookmarkEnd w:id="143"/>
    </w:p>
    <w:p w14:paraId="26D29DF2" w14:textId="77777777" w:rsidR="00BE0337" w:rsidRDefault="00BE0337" w:rsidP="00BE0337">
      <w:pPr>
        <w:keepNext/>
        <w:spacing w:line="259" w:lineRule="auto"/>
        <w:jc w:val="center"/>
      </w:pPr>
      <w:r w:rsidRPr="00BE0337">
        <w:rPr>
          <w:noProof/>
        </w:rPr>
        <w:lastRenderedPageBreak/>
        <w:drawing>
          <wp:inline distT="0" distB="0" distL="0" distR="0" wp14:anchorId="73B6318B" wp14:editId="25B6906D">
            <wp:extent cx="3973202" cy="4895850"/>
            <wp:effectExtent l="0" t="0" r="8255" b="0"/>
            <wp:docPr id="10087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36641" name=""/>
                    <pic:cNvPicPr/>
                  </pic:nvPicPr>
                  <pic:blipFill>
                    <a:blip r:embed="rId42"/>
                    <a:stretch>
                      <a:fillRect/>
                    </a:stretch>
                  </pic:blipFill>
                  <pic:spPr>
                    <a:xfrm>
                      <a:off x="0" y="0"/>
                      <a:ext cx="4003547" cy="4933242"/>
                    </a:xfrm>
                    <a:prstGeom prst="rect">
                      <a:avLst/>
                    </a:prstGeom>
                  </pic:spPr>
                </pic:pic>
              </a:graphicData>
            </a:graphic>
          </wp:inline>
        </w:drawing>
      </w:r>
    </w:p>
    <w:p w14:paraId="2B43C997" w14:textId="4F2B435F" w:rsidR="00681FDC" w:rsidRDefault="00BE0337" w:rsidP="00BE0337">
      <w:pPr>
        <w:pStyle w:val="Caption"/>
        <w:jc w:val="center"/>
      </w:pPr>
      <w:bookmarkStart w:id="144" w:name="_Ref218699975"/>
      <w:bookmarkStart w:id="145" w:name="_Toc218885970"/>
      <w:r>
        <w:t xml:space="preserve">Figure </w:t>
      </w:r>
      <w:fldSimple w:instr=" SEQ Figure \* ARABIC ">
        <w:r w:rsidR="00886461">
          <w:rPr>
            <w:noProof/>
          </w:rPr>
          <w:t>19</w:t>
        </w:r>
      </w:fldSimple>
      <w:r>
        <w:t>. Seatbelt harness holder locations</w:t>
      </w:r>
      <w:bookmarkEnd w:id="144"/>
      <w:bookmarkEnd w:id="145"/>
    </w:p>
    <w:p w14:paraId="1A7CFBDC" w14:textId="3B5B0724" w:rsidR="001424CC" w:rsidRDefault="004A4236" w:rsidP="004A4236">
      <w:pPr>
        <w:pStyle w:val="Heading4"/>
      </w:pPr>
      <w:r>
        <w:t>EV Functional</w:t>
      </w:r>
    </w:p>
    <w:p w14:paraId="7F84F58E" w14:textId="3440D668" w:rsidR="004A4236" w:rsidRDefault="004A4236" w:rsidP="004A4236">
      <w:r>
        <w:t xml:space="preserve">The team passed EV Functional first try. </w:t>
      </w:r>
      <w:r w:rsidR="004872D0">
        <w:t>A massive attribute to all members from the Mechatronics team that were involved with both preparing for this event and who took part in the event.</w:t>
      </w:r>
    </w:p>
    <w:p w14:paraId="36D98334" w14:textId="1749017E" w:rsidR="00A95EE6" w:rsidRDefault="001E2CE9" w:rsidP="004A4236">
      <w:r>
        <w:t xml:space="preserve">During preparation for this Inspection, </w:t>
      </w:r>
      <w:r w:rsidR="006F395E">
        <w:t xml:space="preserve">every mock Technical Inspection for EV Functional had something go wrong. Often it was the Brake Over Travel Switch (BOTS) </w:t>
      </w:r>
      <w:r w:rsidR="00AF5381">
        <w:t xml:space="preserve">mechanically failing during the shutdown circuit section. </w:t>
      </w:r>
      <w:r w:rsidR="008E5433">
        <w:t xml:space="preserve">Shown </w:t>
      </w:r>
      <w:r w:rsidR="00EB1ED6">
        <w:t xml:space="preserve">in part A of </w:t>
      </w:r>
      <w:r w:rsidR="00EB1ED6">
        <w:fldChar w:fldCharType="begin"/>
      </w:r>
      <w:r w:rsidR="00EB1ED6">
        <w:instrText xml:space="preserve"> REF _Ref218700211 \h </w:instrText>
      </w:r>
      <w:r w:rsidR="00EB1ED6">
        <w:fldChar w:fldCharType="separate"/>
      </w:r>
      <w:r w:rsidR="00886461">
        <w:t xml:space="preserve">Figure </w:t>
      </w:r>
      <w:r w:rsidR="00886461">
        <w:rPr>
          <w:noProof/>
        </w:rPr>
        <w:t>20</w:t>
      </w:r>
      <w:r w:rsidR="00886461">
        <w:t>. A) shows location of BOTS in Pedal Box. B) describes reason for continual breaks</w:t>
      </w:r>
      <w:r w:rsidR="00EB1ED6">
        <w:fldChar w:fldCharType="end"/>
      </w:r>
      <w:r w:rsidR="008E5433">
        <w:t xml:space="preserve">, the switch was failing due to the frequent servicing of the brake lines in the pedal box. When serviced, brake fluid would </w:t>
      </w:r>
      <w:r w:rsidR="004B6D4E">
        <w:t xml:space="preserve">get everywhere, and overtime caused the plastic of the switch to deteriorate. This combined with a poor mounting solution that created a moment on the thread of the switch, caused it to fail when operated. This was fixed by constant replacing of the switch, especially close to competition once </w:t>
      </w:r>
      <w:r w:rsidR="00FD5CB3">
        <w:t xml:space="preserve">brake line servicing stopped, as well as a proper mounting solution </w:t>
      </w:r>
      <w:r w:rsidR="00D16B08">
        <w:t>of supporting the switch housing by the base. Described in</w:t>
      </w:r>
      <w:r w:rsidR="00790B37">
        <w:t xml:space="preserve"> part B of</w:t>
      </w:r>
      <w:r w:rsidR="00D16B08">
        <w:t xml:space="preserve"> </w:t>
      </w:r>
      <w:r w:rsidR="00790B37">
        <w:fldChar w:fldCharType="begin"/>
      </w:r>
      <w:r w:rsidR="00790B37">
        <w:instrText xml:space="preserve"> REF _Ref218700211 \h </w:instrText>
      </w:r>
      <w:r w:rsidR="00790B37">
        <w:fldChar w:fldCharType="separate"/>
      </w:r>
      <w:r w:rsidR="00886461">
        <w:t xml:space="preserve">Figure </w:t>
      </w:r>
      <w:r w:rsidR="00886461">
        <w:rPr>
          <w:noProof/>
        </w:rPr>
        <w:t>20</w:t>
      </w:r>
      <w:r w:rsidR="00886461">
        <w:t>. A) shows location of BOTS in Pedal Box. B) describes reason for continual breaks</w:t>
      </w:r>
      <w:r w:rsidR="00790B37">
        <w:fldChar w:fldCharType="end"/>
      </w:r>
    </w:p>
    <w:p w14:paraId="7309CAB5" w14:textId="77777777" w:rsidR="00790B37" w:rsidRDefault="00790B37" w:rsidP="00790B37">
      <w:pPr>
        <w:keepNext/>
        <w:jc w:val="center"/>
      </w:pPr>
      <w:r w:rsidRPr="00790B37">
        <w:rPr>
          <w:noProof/>
        </w:rPr>
        <w:lastRenderedPageBreak/>
        <w:drawing>
          <wp:inline distT="0" distB="0" distL="0" distR="0" wp14:anchorId="3C448509" wp14:editId="6374081A">
            <wp:extent cx="5731510" cy="2956560"/>
            <wp:effectExtent l="0" t="0" r="2540" b="0"/>
            <wp:docPr id="87875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8412" name=""/>
                    <pic:cNvPicPr/>
                  </pic:nvPicPr>
                  <pic:blipFill>
                    <a:blip r:embed="rId43"/>
                    <a:stretch>
                      <a:fillRect/>
                    </a:stretch>
                  </pic:blipFill>
                  <pic:spPr>
                    <a:xfrm>
                      <a:off x="0" y="0"/>
                      <a:ext cx="5731510" cy="2956560"/>
                    </a:xfrm>
                    <a:prstGeom prst="rect">
                      <a:avLst/>
                    </a:prstGeom>
                  </pic:spPr>
                </pic:pic>
              </a:graphicData>
            </a:graphic>
          </wp:inline>
        </w:drawing>
      </w:r>
    </w:p>
    <w:p w14:paraId="099BA9E3" w14:textId="1072B66F" w:rsidR="004F5F78" w:rsidRDefault="00790B37" w:rsidP="00790B37">
      <w:pPr>
        <w:pStyle w:val="Caption"/>
        <w:jc w:val="center"/>
      </w:pPr>
      <w:bookmarkStart w:id="146" w:name="_Ref218700211"/>
      <w:bookmarkStart w:id="147" w:name="_Toc218885971"/>
      <w:r>
        <w:t xml:space="preserve">Figure </w:t>
      </w:r>
      <w:fldSimple w:instr=" SEQ Figure \* ARABIC ">
        <w:r w:rsidR="00886461">
          <w:rPr>
            <w:noProof/>
          </w:rPr>
          <w:t>20</w:t>
        </w:r>
      </w:fldSimple>
      <w:r>
        <w:t xml:space="preserve">. </w:t>
      </w:r>
      <w:r w:rsidR="00852848">
        <w:t>A)</w:t>
      </w:r>
      <w:r>
        <w:t xml:space="preserve"> shows location of BOTS in Pedal Box. B</w:t>
      </w:r>
      <w:r w:rsidR="00852848">
        <w:t>)</w:t>
      </w:r>
      <w:r>
        <w:t xml:space="preserve"> describes reason for continual breaks</w:t>
      </w:r>
      <w:bookmarkEnd w:id="146"/>
      <w:bookmarkEnd w:id="147"/>
    </w:p>
    <w:p w14:paraId="5C1BBAA4" w14:textId="5400707B" w:rsidR="001E2CE9" w:rsidRDefault="00AF5381" w:rsidP="004A4236">
      <w:r>
        <w:t xml:space="preserve">There </w:t>
      </w:r>
      <w:r w:rsidR="007D417F">
        <w:t>were</w:t>
      </w:r>
      <w:r>
        <w:t xml:space="preserve"> also two instances of the fuse on the </w:t>
      </w:r>
      <w:r w:rsidR="001C11B1">
        <w:t>output of the interpose circuit on the Central Electric Node (CEN)</w:t>
      </w:r>
      <w:r w:rsidR="0009556C">
        <w:t xml:space="preserve"> would blow due to </w:t>
      </w:r>
      <w:r w:rsidR="007D417F">
        <w:t>the frequency of switching on and off the Tractive System.</w:t>
      </w:r>
      <w:r w:rsidR="005D76A4">
        <w:t xml:space="preserve"> This was occurring due to an incorrectly specified fuse, it was set to </w:t>
      </w:r>
      <w:r w:rsidR="006D5F95">
        <w:t>1</w:t>
      </w:r>
      <w:r w:rsidR="005D76A4">
        <w:t xml:space="preserve"> A, when it should be a minimum of 2 A due to the transient current draw of the </w:t>
      </w:r>
      <w:r w:rsidR="00C96858">
        <w:t>MegaVac Isolation Relays used in the Accumulator. This fault was occurring very close to competition, so the author decided to put a 10 A fuse in the holder just in case.</w:t>
      </w:r>
      <w:r w:rsidR="0036715F">
        <w:t xml:space="preserve"> Fuse location shown in </w:t>
      </w:r>
      <w:r w:rsidR="0036715F">
        <w:fldChar w:fldCharType="begin"/>
      </w:r>
      <w:r w:rsidR="0036715F">
        <w:instrText xml:space="preserve"> REF _Ref218700512 \h </w:instrText>
      </w:r>
      <w:r w:rsidR="0036715F">
        <w:fldChar w:fldCharType="separate"/>
      </w:r>
      <w:r w:rsidR="00886461">
        <w:t xml:space="preserve">Figure </w:t>
      </w:r>
      <w:r w:rsidR="00886461">
        <w:rPr>
          <w:noProof/>
        </w:rPr>
        <w:t>21</w:t>
      </w:r>
      <w:r w:rsidR="00886461">
        <w:t>. CEN fuse that was blowing during EV Functional Mock Technical Inspections</w:t>
      </w:r>
      <w:r w:rsidR="0036715F">
        <w:fldChar w:fldCharType="end"/>
      </w:r>
      <w:r w:rsidR="0036715F">
        <w:t>.</w:t>
      </w:r>
    </w:p>
    <w:p w14:paraId="142BC333" w14:textId="77777777" w:rsidR="006D5F95" w:rsidRDefault="006D5F95" w:rsidP="006D5F95">
      <w:pPr>
        <w:keepNext/>
        <w:jc w:val="center"/>
      </w:pPr>
      <w:r w:rsidRPr="006D5F95">
        <w:rPr>
          <w:noProof/>
        </w:rPr>
        <w:lastRenderedPageBreak/>
        <w:drawing>
          <wp:inline distT="0" distB="0" distL="0" distR="0" wp14:anchorId="622F3313" wp14:editId="5847978A">
            <wp:extent cx="5731510" cy="5075555"/>
            <wp:effectExtent l="0" t="0" r="2540" b="0"/>
            <wp:docPr id="17285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44925" name=""/>
                    <pic:cNvPicPr/>
                  </pic:nvPicPr>
                  <pic:blipFill>
                    <a:blip r:embed="rId44"/>
                    <a:stretch>
                      <a:fillRect/>
                    </a:stretch>
                  </pic:blipFill>
                  <pic:spPr>
                    <a:xfrm>
                      <a:off x="0" y="0"/>
                      <a:ext cx="5731510" cy="5075555"/>
                    </a:xfrm>
                    <a:prstGeom prst="rect">
                      <a:avLst/>
                    </a:prstGeom>
                  </pic:spPr>
                </pic:pic>
              </a:graphicData>
            </a:graphic>
          </wp:inline>
        </w:drawing>
      </w:r>
    </w:p>
    <w:p w14:paraId="7B2FF898" w14:textId="029236DE" w:rsidR="006D5F95" w:rsidRDefault="006D5F95" w:rsidP="006D5F95">
      <w:pPr>
        <w:pStyle w:val="Caption"/>
        <w:jc w:val="center"/>
      </w:pPr>
      <w:bookmarkStart w:id="148" w:name="_Ref218700512"/>
      <w:bookmarkStart w:id="149" w:name="_Toc218885972"/>
      <w:r>
        <w:t xml:space="preserve">Figure </w:t>
      </w:r>
      <w:fldSimple w:instr=" SEQ Figure \* ARABIC ">
        <w:r w:rsidR="00886461">
          <w:rPr>
            <w:noProof/>
          </w:rPr>
          <w:t>21</w:t>
        </w:r>
      </w:fldSimple>
      <w:r>
        <w:t>. CEN fuse that was blowing during EV Functional Mock Technical Inspections</w:t>
      </w:r>
      <w:bookmarkEnd w:id="148"/>
      <w:bookmarkEnd w:id="149"/>
    </w:p>
    <w:p w14:paraId="02E67551" w14:textId="671A0E5A" w:rsidR="001B449D" w:rsidRDefault="0036715F" w:rsidP="004A4236">
      <w:r>
        <w:t xml:space="preserve">During the last EV Functional mock Technical Inspection, an Alumni </w:t>
      </w:r>
      <w:r w:rsidR="003F3534">
        <w:t xml:space="preserve">found a weak point in the </w:t>
      </w:r>
      <w:r w:rsidR="00C675AE">
        <w:t xml:space="preserve">compliance of the teams Insulation Monitoring Device (IMD) test resistor box. The Technical Inspection point </w:t>
      </w:r>
      <w:r w:rsidR="00BB6A3B">
        <w:t>in question was FT.5.2</w:t>
      </w:r>
      <w:r w:rsidR="00D0782E">
        <w:t xml:space="preserve">, shown in </w:t>
      </w:r>
      <w:r w:rsidR="00674B08">
        <w:fldChar w:fldCharType="begin"/>
      </w:r>
      <w:r w:rsidR="00674B08">
        <w:instrText xml:space="preserve"> REF _Ref218700745 \h </w:instrText>
      </w:r>
      <w:r w:rsidR="00674B08">
        <w:fldChar w:fldCharType="separate"/>
      </w:r>
      <w:r w:rsidR="00886461">
        <w:t xml:space="preserve">Figure </w:t>
      </w:r>
      <w:r w:rsidR="00886461">
        <w:rPr>
          <w:noProof/>
        </w:rPr>
        <w:t>22</w:t>
      </w:r>
      <w:r w:rsidR="00886461">
        <w:t>. FT.5.2 Explanation</w:t>
      </w:r>
      <w:r w:rsidR="00674B08">
        <w:fldChar w:fldCharType="end"/>
      </w:r>
      <w:r w:rsidR="00674B08">
        <w:t xml:space="preserve">. </w:t>
      </w:r>
    </w:p>
    <w:p w14:paraId="2618044C" w14:textId="77777777" w:rsidR="001B449D" w:rsidRDefault="001B449D" w:rsidP="001B449D">
      <w:pPr>
        <w:keepNext/>
        <w:jc w:val="center"/>
      </w:pPr>
      <w:r w:rsidRPr="00674B08">
        <w:rPr>
          <w:noProof/>
        </w:rPr>
        <w:drawing>
          <wp:inline distT="0" distB="0" distL="0" distR="0" wp14:anchorId="27B30987" wp14:editId="1A8136F8">
            <wp:extent cx="5812947" cy="1314450"/>
            <wp:effectExtent l="0" t="0" r="0" b="0"/>
            <wp:docPr id="983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1075" name=""/>
                    <pic:cNvPicPr/>
                  </pic:nvPicPr>
                  <pic:blipFill>
                    <a:blip r:embed="rId45"/>
                    <a:stretch>
                      <a:fillRect/>
                    </a:stretch>
                  </pic:blipFill>
                  <pic:spPr>
                    <a:xfrm>
                      <a:off x="0" y="0"/>
                      <a:ext cx="5817305" cy="1315435"/>
                    </a:xfrm>
                    <a:prstGeom prst="rect">
                      <a:avLst/>
                    </a:prstGeom>
                  </pic:spPr>
                </pic:pic>
              </a:graphicData>
            </a:graphic>
          </wp:inline>
        </w:drawing>
      </w:r>
    </w:p>
    <w:p w14:paraId="07769F1E" w14:textId="100C2C39" w:rsidR="001B449D" w:rsidRDefault="001B449D" w:rsidP="001B449D">
      <w:pPr>
        <w:pStyle w:val="Caption"/>
        <w:jc w:val="center"/>
      </w:pPr>
      <w:bookmarkStart w:id="150" w:name="_Ref218700745"/>
      <w:bookmarkStart w:id="151" w:name="_Toc218885973"/>
      <w:r>
        <w:t xml:space="preserve">Figure </w:t>
      </w:r>
      <w:fldSimple w:instr=" SEQ Figure \* ARABIC ">
        <w:r w:rsidR="00886461">
          <w:rPr>
            <w:noProof/>
          </w:rPr>
          <w:t>22</w:t>
        </w:r>
      </w:fldSimple>
      <w:r>
        <w:t>. FT.5.2 Explanation</w:t>
      </w:r>
      <w:bookmarkEnd w:id="150"/>
      <w:bookmarkEnd w:id="151"/>
    </w:p>
    <w:p w14:paraId="03974984" w14:textId="1D555C2C" w:rsidR="001B449D" w:rsidRPr="001B449D" w:rsidRDefault="001B449D" w:rsidP="001B449D">
      <w:pPr>
        <w:spacing w:line="259" w:lineRule="auto"/>
        <w:jc w:val="left"/>
        <w:rPr>
          <w:i/>
          <w:iCs/>
          <w:color w:val="44546A" w:themeColor="text2"/>
          <w:sz w:val="18"/>
          <w:szCs w:val="18"/>
        </w:rPr>
      </w:pPr>
      <w:r>
        <w:br w:type="page"/>
      </w:r>
    </w:p>
    <w:p w14:paraId="55A704FA" w14:textId="77777777" w:rsidR="009E76E3" w:rsidRDefault="00674B08" w:rsidP="004A4236">
      <w:r>
        <w:lastRenderedPageBreak/>
        <w:t xml:space="preserve">Which is already a confusing </w:t>
      </w:r>
      <w:r w:rsidR="00522F24">
        <w:t xml:space="preserve">point but can be easily interpreted as the test resistor must be rated for the correct power and voltage. Which the author had not prepared material to prove that it was. Because of </w:t>
      </w:r>
      <w:r w:rsidR="001D3DED">
        <w:t>the author</w:t>
      </w:r>
      <w:r w:rsidR="00E3526F">
        <w:t xml:space="preserve"> explained that there was a single resistor with a power rating of 1 W, rated to 500 V inside the enclosure, the Alumni asked if that was enough and </w:t>
      </w:r>
      <w:r w:rsidR="00BB60D3">
        <w:t>said to prove it, the author did an on the spot calculation and it showed that it was not rated for the expected power of 1.8 W. Due to the author’s l</w:t>
      </w:r>
      <w:r w:rsidR="001D3DED">
        <w:t>ack of confidence in answering the question</w:t>
      </w:r>
      <w:r w:rsidR="00522F24">
        <w:t xml:space="preserve">, the </w:t>
      </w:r>
      <w:r w:rsidR="001D3DED">
        <w:t>Alumni had asked for the enclosure to be opened</w:t>
      </w:r>
      <w:r w:rsidR="00E3526F">
        <w:t xml:space="preserve">, </w:t>
      </w:r>
      <w:r w:rsidR="00BB60D3">
        <w:t xml:space="preserve">which showed that there was </w:t>
      </w:r>
      <w:r w:rsidR="00965D0E">
        <w:t xml:space="preserve">two resistors in series, meaning that the dissipated power between the two was </w:t>
      </w:r>
      <w:r w:rsidR="00560045">
        <w:t xml:space="preserve">0.9 W, very close to the 1 W rating the author had told the Alumni. </w:t>
      </w:r>
    </w:p>
    <w:p w14:paraId="014DEAA1" w14:textId="42A667FC" w:rsidR="00D0782E" w:rsidRDefault="00560045" w:rsidP="004A4236">
      <w:r>
        <w:t xml:space="preserve">It </w:t>
      </w:r>
      <w:r w:rsidR="00BB60D3">
        <w:t xml:space="preserve">also </w:t>
      </w:r>
      <w:r>
        <w:t xml:space="preserve">showed </w:t>
      </w:r>
      <w:r w:rsidR="00BB60D3">
        <w:t>additional screw terminal</w:t>
      </w:r>
      <w:r w:rsidR="009E76E3">
        <w:t>s</w:t>
      </w:r>
      <w:r w:rsidR="00BB60D3">
        <w:t xml:space="preserve"> </w:t>
      </w:r>
      <w:r>
        <w:t xml:space="preserve">in the box </w:t>
      </w:r>
      <w:r w:rsidR="00BB60D3">
        <w:t>that was not rated for 500 V, as well as a dodgy solution</w:t>
      </w:r>
      <w:r w:rsidR="008B1B0C">
        <w:t xml:space="preserve">. </w:t>
      </w:r>
      <w:r>
        <w:t xml:space="preserve">The box is shown in </w:t>
      </w:r>
      <w:r w:rsidR="00B304F5">
        <w:fldChar w:fldCharType="begin"/>
      </w:r>
      <w:r w:rsidR="00B304F5">
        <w:instrText xml:space="preserve"> REF _Ref218701475 \h </w:instrText>
      </w:r>
      <w:r w:rsidR="00B304F5">
        <w:fldChar w:fldCharType="separate"/>
      </w:r>
      <w:r w:rsidR="00886461">
        <w:t xml:space="preserve">Figure </w:t>
      </w:r>
      <w:r w:rsidR="00886461">
        <w:rPr>
          <w:noProof/>
        </w:rPr>
        <w:t>23</w:t>
      </w:r>
      <w:r w:rsidR="00886461">
        <w:t>. Non-compliant IMD Resistor Box</w:t>
      </w:r>
      <w:r w:rsidR="00B304F5">
        <w:fldChar w:fldCharType="end"/>
      </w:r>
      <w:r w:rsidR="00B304F5">
        <w:t>.</w:t>
      </w:r>
    </w:p>
    <w:p w14:paraId="3B57175F" w14:textId="77777777" w:rsidR="00B304F5" w:rsidRDefault="00B304F5" w:rsidP="00B304F5">
      <w:pPr>
        <w:keepNext/>
        <w:jc w:val="center"/>
      </w:pPr>
      <w:r w:rsidRPr="00B304F5">
        <w:rPr>
          <w:noProof/>
        </w:rPr>
        <w:drawing>
          <wp:inline distT="0" distB="0" distL="0" distR="0" wp14:anchorId="5B53896C" wp14:editId="1B8BE14A">
            <wp:extent cx="5419725" cy="4514868"/>
            <wp:effectExtent l="0" t="0" r="0" b="0"/>
            <wp:docPr id="14380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14337" name=""/>
                    <pic:cNvPicPr/>
                  </pic:nvPicPr>
                  <pic:blipFill>
                    <a:blip r:embed="rId46"/>
                    <a:stretch>
                      <a:fillRect/>
                    </a:stretch>
                  </pic:blipFill>
                  <pic:spPr>
                    <a:xfrm>
                      <a:off x="0" y="0"/>
                      <a:ext cx="5422139" cy="4516879"/>
                    </a:xfrm>
                    <a:prstGeom prst="rect">
                      <a:avLst/>
                    </a:prstGeom>
                  </pic:spPr>
                </pic:pic>
              </a:graphicData>
            </a:graphic>
          </wp:inline>
        </w:drawing>
      </w:r>
    </w:p>
    <w:p w14:paraId="2D15EE3F" w14:textId="47B14CC5" w:rsidR="00B304F5" w:rsidRDefault="00B304F5" w:rsidP="00B304F5">
      <w:pPr>
        <w:pStyle w:val="Caption"/>
        <w:jc w:val="center"/>
      </w:pPr>
      <w:bookmarkStart w:id="152" w:name="_Ref218701475"/>
      <w:bookmarkStart w:id="153" w:name="_Toc218885974"/>
      <w:r>
        <w:t xml:space="preserve">Figure </w:t>
      </w:r>
      <w:fldSimple w:instr=" SEQ Figure \* ARABIC ">
        <w:r w:rsidR="00886461">
          <w:rPr>
            <w:noProof/>
          </w:rPr>
          <w:t>23</w:t>
        </w:r>
      </w:fldSimple>
      <w:r>
        <w:t>. Non-compliant IMD Resistor Box</w:t>
      </w:r>
      <w:bookmarkEnd w:id="152"/>
      <w:bookmarkEnd w:id="153"/>
    </w:p>
    <w:p w14:paraId="3E92387E" w14:textId="16351FD0" w:rsidR="008B1B0C" w:rsidRDefault="008B1B0C" w:rsidP="004A4236">
      <w:r>
        <w:t>After the mock Technical Inspection, the author quickly made</w:t>
      </w:r>
      <w:r w:rsidR="00965D0E">
        <w:t xml:space="preserve"> this a priority to fix and gather evidence showing that it was compliant.</w:t>
      </w:r>
    </w:p>
    <w:p w14:paraId="4F05D6BC" w14:textId="0707519E" w:rsidR="00DB309D" w:rsidRDefault="00DB309D" w:rsidP="004A4236">
      <w:r>
        <w:t xml:space="preserve">To start, the author said that the resistor was instead rated for 2 W, this option is not recommended, but with the author had three days before the competition EV Functional Technical Inspection. Next, </w:t>
      </w:r>
      <w:r>
        <w:lastRenderedPageBreak/>
        <w:t xml:space="preserve">the author asked Oliver Dowzer to print an enclosure </w:t>
      </w:r>
      <w:r w:rsidR="00D668E8">
        <w:t xml:space="preserve">for the new solution. Malcolm Sidney advised that a solution to removing the </w:t>
      </w:r>
      <w:r w:rsidR="00ED1BCA">
        <w:t xml:space="preserve">screw terminals would be to solder wires directly to the resistor legs, then retain the wires through the enclosure with cable glands. </w:t>
      </w:r>
      <w:r w:rsidR="008B5255">
        <w:t xml:space="preserve">The compliant solution is shown in </w:t>
      </w:r>
      <w:r w:rsidR="00756662">
        <w:fldChar w:fldCharType="begin"/>
      </w:r>
      <w:r w:rsidR="00756662">
        <w:instrText xml:space="preserve"> REF _Ref218703365 \h </w:instrText>
      </w:r>
      <w:r w:rsidR="00756662">
        <w:fldChar w:fldCharType="separate"/>
      </w:r>
      <w:r w:rsidR="00886461">
        <w:t xml:space="preserve">Figure </w:t>
      </w:r>
      <w:r w:rsidR="00886461">
        <w:rPr>
          <w:noProof/>
        </w:rPr>
        <w:t>24</w:t>
      </w:r>
      <w:r w:rsidR="00886461">
        <w:t>. Compliant IMD Test Resistor Box</w:t>
      </w:r>
      <w:r w:rsidR="00756662">
        <w:fldChar w:fldCharType="end"/>
      </w:r>
      <w:r w:rsidR="008B5255">
        <w:t xml:space="preserve">. </w:t>
      </w:r>
      <w:r w:rsidR="00EF2292">
        <w:t xml:space="preserve">The author then wrote up hand calculations showing that the 2 W power rating were a significant safety margin for the actual power that the resistors would dissipate. </w:t>
      </w:r>
      <w:r w:rsidR="008B5255">
        <w:t xml:space="preserve">The hand calculations are shown in  </w:t>
      </w:r>
      <w:r w:rsidR="00756662">
        <w:fldChar w:fldCharType="begin"/>
      </w:r>
      <w:r w:rsidR="00756662">
        <w:instrText xml:space="preserve"> REF _Ref218703373 \h </w:instrText>
      </w:r>
      <w:r w:rsidR="00756662">
        <w:fldChar w:fldCharType="separate"/>
      </w:r>
      <w:r w:rsidR="00886461">
        <w:t xml:space="preserve">Figure </w:t>
      </w:r>
      <w:r w:rsidR="00886461">
        <w:rPr>
          <w:noProof/>
        </w:rPr>
        <w:t>25</w:t>
      </w:r>
      <w:r w:rsidR="00886461">
        <w:t xml:space="preserve">. </w:t>
      </w:r>
      <w:r w:rsidR="00886461" w:rsidRPr="00214BE4">
        <w:t>Proof of IMD Test Resistor Power Requirement Compliance</w:t>
      </w:r>
      <w:r w:rsidR="00756662">
        <w:fldChar w:fldCharType="end"/>
      </w:r>
      <w:r w:rsidR="008B5255">
        <w:t>.</w:t>
      </w:r>
    </w:p>
    <w:p w14:paraId="576FA20D" w14:textId="77777777" w:rsidR="000C4C76" w:rsidRDefault="000C4C76" w:rsidP="000C4C76">
      <w:pPr>
        <w:keepNext/>
        <w:jc w:val="center"/>
      </w:pPr>
      <w:r w:rsidRPr="000C4C76">
        <w:rPr>
          <w:noProof/>
        </w:rPr>
        <w:drawing>
          <wp:inline distT="0" distB="0" distL="0" distR="0" wp14:anchorId="2F45533E" wp14:editId="46DB5ED4">
            <wp:extent cx="4954477" cy="5077460"/>
            <wp:effectExtent l="0" t="0" r="0" b="8890"/>
            <wp:docPr id="56148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4229" name=""/>
                    <pic:cNvPicPr/>
                  </pic:nvPicPr>
                  <pic:blipFill>
                    <a:blip r:embed="rId47"/>
                    <a:stretch>
                      <a:fillRect/>
                    </a:stretch>
                  </pic:blipFill>
                  <pic:spPr>
                    <a:xfrm>
                      <a:off x="0" y="0"/>
                      <a:ext cx="4957052" cy="5080099"/>
                    </a:xfrm>
                    <a:prstGeom prst="rect">
                      <a:avLst/>
                    </a:prstGeom>
                  </pic:spPr>
                </pic:pic>
              </a:graphicData>
            </a:graphic>
          </wp:inline>
        </w:drawing>
      </w:r>
    </w:p>
    <w:p w14:paraId="3F9AA792" w14:textId="2A99FA33" w:rsidR="000C4C76" w:rsidRDefault="000C4C76" w:rsidP="000C4C76">
      <w:pPr>
        <w:pStyle w:val="Caption"/>
        <w:jc w:val="center"/>
      </w:pPr>
      <w:bookmarkStart w:id="154" w:name="_Ref218703365"/>
      <w:bookmarkStart w:id="155" w:name="_Toc218885975"/>
      <w:r>
        <w:t xml:space="preserve">Figure </w:t>
      </w:r>
      <w:fldSimple w:instr=" SEQ Figure \* ARABIC ">
        <w:r w:rsidR="00886461">
          <w:rPr>
            <w:noProof/>
          </w:rPr>
          <w:t>24</w:t>
        </w:r>
      </w:fldSimple>
      <w:r>
        <w:t>. Compliant IMD Test Resistor Box</w:t>
      </w:r>
      <w:bookmarkEnd w:id="154"/>
      <w:bookmarkEnd w:id="155"/>
    </w:p>
    <w:p w14:paraId="1633ADCF" w14:textId="77777777" w:rsidR="00756662" w:rsidRDefault="00756662" w:rsidP="00756662">
      <w:pPr>
        <w:keepNext/>
        <w:jc w:val="center"/>
      </w:pPr>
      <w:r>
        <w:rPr>
          <w:noProof/>
        </w:rPr>
        <w:lastRenderedPageBreak/>
        <w:drawing>
          <wp:inline distT="0" distB="0" distL="0" distR="0" wp14:anchorId="76E2B27C" wp14:editId="75B99513">
            <wp:extent cx="5724525" cy="3600450"/>
            <wp:effectExtent l="0" t="0" r="9525" b="0"/>
            <wp:docPr id="96557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4525" cy="3600450"/>
                    </a:xfrm>
                    <a:prstGeom prst="rect">
                      <a:avLst/>
                    </a:prstGeom>
                    <a:noFill/>
                    <a:ln>
                      <a:noFill/>
                    </a:ln>
                  </pic:spPr>
                </pic:pic>
              </a:graphicData>
            </a:graphic>
          </wp:inline>
        </w:drawing>
      </w:r>
    </w:p>
    <w:p w14:paraId="378962D2" w14:textId="328BEABF" w:rsidR="00756662" w:rsidRPr="00756662" w:rsidRDefault="00756662" w:rsidP="00756662">
      <w:pPr>
        <w:pStyle w:val="Caption"/>
        <w:jc w:val="center"/>
      </w:pPr>
      <w:bookmarkStart w:id="156" w:name="_Ref218703373"/>
      <w:bookmarkStart w:id="157" w:name="_Toc218885976"/>
      <w:r>
        <w:t xml:space="preserve">Figure </w:t>
      </w:r>
      <w:fldSimple w:instr=" SEQ Figure \* ARABIC ">
        <w:r w:rsidR="00886461">
          <w:rPr>
            <w:noProof/>
          </w:rPr>
          <w:t>25</w:t>
        </w:r>
      </w:fldSimple>
      <w:r>
        <w:t xml:space="preserve">. </w:t>
      </w:r>
      <w:r w:rsidRPr="00214BE4">
        <w:t>Proof of IMD Test Resistor Power Requirement Compliance</w:t>
      </w:r>
      <w:bookmarkEnd w:id="156"/>
      <w:bookmarkEnd w:id="157"/>
    </w:p>
    <w:p w14:paraId="73717647" w14:textId="340CD289" w:rsidR="003F1607" w:rsidRDefault="000F37F5" w:rsidP="008638E6">
      <w:pPr>
        <w:pStyle w:val="Heading3"/>
      </w:pPr>
      <w:bookmarkStart w:id="158" w:name="_Ref218705895"/>
      <w:bookmarkStart w:id="159" w:name="_Toc218885905"/>
      <w:r w:rsidRPr="000F37F5">
        <w:t>Parc fermé</w:t>
      </w:r>
      <w:bookmarkEnd w:id="158"/>
      <w:bookmarkEnd w:id="159"/>
    </w:p>
    <w:p w14:paraId="697B42BE" w14:textId="64885B62" w:rsidR="000F37F5" w:rsidRDefault="000F37F5" w:rsidP="000F37F5">
      <w:r>
        <w:t xml:space="preserve">At the end of the Endurance event, </w:t>
      </w:r>
      <w:r w:rsidR="00634975">
        <w:t xml:space="preserve">the car enters </w:t>
      </w:r>
      <w:r w:rsidR="007B1E96">
        <w:t>Parc ferm</w:t>
      </w:r>
      <w:r w:rsidR="007B1E96" w:rsidRPr="005C5741">
        <w:t>é</w:t>
      </w:r>
      <w:r w:rsidR="007B1E96">
        <w:t xml:space="preserve">, regardless of if it successfully finishes the event or not. </w:t>
      </w:r>
    </w:p>
    <w:p w14:paraId="0F223A22" w14:textId="669D2F42" w:rsidR="007B1E96" w:rsidRDefault="007B1E96" w:rsidP="000F37F5">
      <w:r>
        <w:t xml:space="preserve">In 2025 the </w:t>
      </w:r>
      <w:r w:rsidR="00031ECC">
        <w:t>structure of Parc ferm</w:t>
      </w:r>
      <w:r w:rsidR="00031ECC" w:rsidRPr="005C5741">
        <w:t>é</w:t>
      </w:r>
      <w:r w:rsidR="00031ECC">
        <w:t xml:space="preserve"> was:</w:t>
      </w:r>
    </w:p>
    <w:p w14:paraId="021AE246" w14:textId="087C2AD5" w:rsidR="00031ECC" w:rsidRDefault="00031ECC" w:rsidP="001C17B8">
      <w:pPr>
        <w:pStyle w:val="ListParagraph"/>
        <w:numPr>
          <w:ilvl w:val="0"/>
          <w:numId w:val="27"/>
        </w:numPr>
      </w:pPr>
      <w:r>
        <w:t>Push bar the car into the Parc ferm</w:t>
      </w:r>
      <w:r w:rsidRPr="005C5741">
        <w:t>é</w:t>
      </w:r>
      <w:r>
        <w:t xml:space="preserve"> bay</w:t>
      </w:r>
      <w:r w:rsidR="00642F05">
        <w:t>.</w:t>
      </w:r>
    </w:p>
    <w:p w14:paraId="1AB3CA8E" w14:textId="18F52D09" w:rsidR="00031ECC" w:rsidRDefault="00031ECC" w:rsidP="001C17B8">
      <w:pPr>
        <w:pStyle w:val="ListParagraph"/>
        <w:numPr>
          <w:ilvl w:val="0"/>
          <w:numId w:val="27"/>
        </w:numPr>
      </w:pPr>
      <w:r>
        <w:t xml:space="preserve">All members of the team had to leave the </w:t>
      </w:r>
      <w:r w:rsidR="00642F05">
        <w:t>bay and</w:t>
      </w:r>
      <w:r>
        <w:t xml:space="preserve"> wait approximately 15 minutes</w:t>
      </w:r>
      <w:r w:rsidR="00642F05">
        <w:t>.</w:t>
      </w:r>
    </w:p>
    <w:p w14:paraId="022CEB0B" w14:textId="1764E5F5" w:rsidR="00642F05" w:rsidRDefault="002019A5" w:rsidP="001C17B8">
      <w:pPr>
        <w:pStyle w:val="ListParagraph"/>
        <w:numPr>
          <w:ilvl w:val="0"/>
          <w:numId w:val="27"/>
        </w:numPr>
      </w:pPr>
      <w:r>
        <w:t>Once 15 minutes had passed, the Electrical Safety Officer (ESO) (the author)</w:t>
      </w:r>
      <w:r w:rsidR="00642F05">
        <w:t>, was the only one allowed in the bay.</w:t>
      </w:r>
    </w:p>
    <w:p w14:paraId="4F7E91D8" w14:textId="68D0B0A6" w:rsidR="00642F05" w:rsidRDefault="00642F05" w:rsidP="001C17B8">
      <w:pPr>
        <w:pStyle w:val="ListParagraph"/>
        <w:numPr>
          <w:ilvl w:val="0"/>
          <w:numId w:val="27"/>
        </w:numPr>
      </w:pPr>
      <w:r>
        <w:t>The Scrutineers would</w:t>
      </w:r>
      <w:r w:rsidR="00461B0D">
        <w:t xml:space="preserve"> inspect</w:t>
      </w:r>
      <w:r>
        <w:t>:</w:t>
      </w:r>
    </w:p>
    <w:p w14:paraId="783545E2" w14:textId="665C8999" w:rsidR="00642F05" w:rsidRDefault="00461B0D" w:rsidP="001C17B8">
      <w:pPr>
        <w:pStyle w:val="ListParagraph"/>
        <w:numPr>
          <w:ilvl w:val="1"/>
          <w:numId w:val="27"/>
        </w:numPr>
      </w:pPr>
      <w:r>
        <w:t>IMD resistor test</w:t>
      </w:r>
    </w:p>
    <w:p w14:paraId="33749C67" w14:textId="3E52E23C" w:rsidR="00461B0D" w:rsidRDefault="00461B0D" w:rsidP="001C17B8">
      <w:pPr>
        <w:pStyle w:val="ListParagraph"/>
        <w:numPr>
          <w:ilvl w:val="1"/>
          <w:numId w:val="27"/>
        </w:numPr>
      </w:pPr>
      <w:r>
        <w:t>APPS plausibility test</w:t>
      </w:r>
    </w:p>
    <w:p w14:paraId="430FB25E" w14:textId="7AFF7B16" w:rsidR="00461B0D" w:rsidRDefault="00B04273" w:rsidP="001C17B8">
      <w:pPr>
        <w:pStyle w:val="ListParagraph"/>
        <w:numPr>
          <w:ilvl w:val="1"/>
          <w:numId w:val="27"/>
        </w:numPr>
      </w:pPr>
      <w:r>
        <w:t>Remove Energy Meter from car</w:t>
      </w:r>
    </w:p>
    <w:p w14:paraId="20D47CEF" w14:textId="61E9CF87" w:rsidR="00CB64A8" w:rsidRDefault="00CB64A8" w:rsidP="00CB64A8">
      <w:r>
        <w:t>Once the above had been completed, the car could then be removed from the bay and be officially done with competition</w:t>
      </w:r>
      <w:r w:rsidR="008A096F">
        <w:t xml:space="preserve"> and laid to rest</w:t>
      </w:r>
      <w:r>
        <w:t>.</w:t>
      </w:r>
    </w:p>
    <w:p w14:paraId="535CE38D" w14:textId="45F5ABF9" w:rsidR="008A096F" w:rsidRDefault="008A096F" w:rsidP="00CB64A8">
      <w:r>
        <w:t>The Scrutineers commented on the team’s efficien</w:t>
      </w:r>
      <w:r w:rsidR="00561963">
        <w:t>cy during Parc ferm</w:t>
      </w:r>
      <w:r w:rsidR="00561963" w:rsidRPr="005C5741">
        <w:t>é</w:t>
      </w:r>
      <w:r w:rsidR="00561963">
        <w:t>.</w:t>
      </w:r>
    </w:p>
    <w:p w14:paraId="4F8F8139" w14:textId="612B7AA2" w:rsidR="00DF32B7" w:rsidRDefault="00561963" w:rsidP="00B90BBA">
      <w:r>
        <w:lastRenderedPageBreak/>
        <w:t xml:space="preserve">In 2024, the Scrutineers also asked to </w:t>
      </w:r>
      <w:r w:rsidR="00A96382">
        <w:t>see the thermal strip in the Accumulator</w:t>
      </w:r>
      <w:r w:rsidR="00D92689">
        <w:t>, for this the Accumulator had to be removed from the car and the viewing hatch removed (</w:t>
      </w:r>
      <w:r w:rsidR="008D623B">
        <w:t xml:space="preserve">shown in </w:t>
      </w:r>
      <w:r w:rsidR="008D623B">
        <w:fldChar w:fldCharType="begin"/>
      </w:r>
      <w:r w:rsidR="008D623B">
        <w:instrText xml:space="preserve"> REF _Ref218705781 \h </w:instrText>
      </w:r>
      <w:r w:rsidR="00AC05D2">
        <w:instrText xml:space="preserve"> \* MERGEFORMAT </w:instrText>
      </w:r>
      <w:r w:rsidR="008D623B">
        <w:fldChar w:fldCharType="separate"/>
      </w:r>
      <w:r w:rsidR="00886461">
        <w:t xml:space="preserve">Figure </w:t>
      </w:r>
      <w:r w:rsidR="00886461">
        <w:rPr>
          <w:noProof/>
        </w:rPr>
        <w:t>13.</w:t>
      </w:r>
      <w:r w:rsidR="00886461">
        <w:t xml:space="preserve"> Thermal strip viewing hatch</w:t>
      </w:r>
      <w:r w:rsidR="008D623B">
        <w:fldChar w:fldCharType="end"/>
      </w:r>
      <w:r w:rsidR="008D623B">
        <w:t xml:space="preserve">). In 2025, they did not ask to see the thermal strip. The author asked if they wanted to, and they said no. The author then later overheard Scrutineers saying that they had forgotten to ask to see </w:t>
      </w:r>
      <w:r w:rsidR="002047B1">
        <w:t>team’s</w:t>
      </w:r>
      <w:r w:rsidR="008D623B">
        <w:t xml:space="preserve"> thermal strips.</w:t>
      </w:r>
    </w:p>
    <w:p w14:paraId="248C227F" w14:textId="43027000" w:rsidR="00561963" w:rsidRPr="000F37F5" w:rsidRDefault="002047B1" w:rsidP="00B90BBA">
      <w:r>
        <w:br w:type="page"/>
      </w:r>
    </w:p>
    <w:p w14:paraId="62D3666C" w14:textId="77777777" w:rsidR="003F1607" w:rsidRDefault="003F1607" w:rsidP="003F1607">
      <w:pPr>
        <w:pStyle w:val="Heading1"/>
      </w:pPr>
      <w:bookmarkStart w:id="160" w:name="_Toc218885906"/>
      <w:r>
        <w:lastRenderedPageBreak/>
        <w:t>Team Leadership and Knowledge Transfer</w:t>
      </w:r>
      <w:bookmarkEnd w:id="160"/>
    </w:p>
    <w:p w14:paraId="410ED2A4" w14:textId="46D20C8C" w:rsidR="007526FC" w:rsidRDefault="00D2266C" w:rsidP="007526FC">
      <w:pPr>
        <w:pStyle w:val="Heading2"/>
      </w:pPr>
      <w:bookmarkStart w:id="161" w:name="_Toc218885907"/>
      <w:r>
        <w:t xml:space="preserve">2025 </w:t>
      </w:r>
      <w:r w:rsidR="00E26714" w:rsidRPr="00E26714">
        <w:t>Mechatronic Team Structure and Member Roles</w:t>
      </w:r>
      <w:bookmarkEnd w:id="161"/>
    </w:p>
    <w:p w14:paraId="11AE0166" w14:textId="3C4C8F39" w:rsidR="0015186D" w:rsidRDefault="007526FC" w:rsidP="007526FC">
      <w:r>
        <w:t xml:space="preserve">The structure of the Mechatronics team is largely dependent </w:t>
      </w:r>
      <w:r w:rsidR="002924D3">
        <w:t xml:space="preserve">the number of Final Year Project (FYP) students that the team receives at the start of the year. </w:t>
      </w:r>
      <w:r w:rsidR="0015186D">
        <w:t xml:space="preserve">After the FYP roles are determined, Directed Reading and Extra Curricular roles can be established. </w:t>
      </w:r>
    </w:p>
    <w:p w14:paraId="42842D6E" w14:textId="10E4EE81" w:rsidR="007526FC" w:rsidRDefault="002924D3" w:rsidP="007526FC">
      <w:r>
        <w:t xml:space="preserve">In 2025 the </w:t>
      </w:r>
      <w:r w:rsidR="00B32C58">
        <w:t xml:space="preserve">final </w:t>
      </w:r>
      <w:r>
        <w:t>Mechatronics team was comprised of three</w:t>
      </w:r>
      <w:r w:rsidR="00324F5B">
        <w:t xml:space="preserve"> (technically four if including parallel projects)</w:t>
      </w:r>
      <w:r>
        <w:t xml:space="preserve"> FYP</w:t>
      </w:r>
      <w:r w:rsidR="0015186D">
        <w:t xml:space="preserve">, </w:t>
      </w:r>
      <w:r w:rsidR="00373E76">
        <w:t>three Directed Reading and one Extra Curricular</w:t>
      </w:r>
      <w:r>
        <w:t xml:space="preserve"> student. Their roles are detailed below</w:t>
      </w:r>
      <w:r w:rsidR="0044313B">
        <w:t>.</w:t>
      </w:r>
      <w:r w:rsidR="000029D4">
        <w:t xml:space="preserve"> Mechatronics team shown in </w:t>
      </w:r>
    </w:p>
    <w:p w14:paraId="16B22CF6" w14:textId="77777777" w:rsidR="00B32C58" w:rsidRDefault="00B32C58" w:rsidP="00B32C58">
      <w:pPr>
        <w:keepNext/>
        <w:jc w:val="center"/>
      </w:pPr>
      <w:r w:rsidRPr="00B32C58">
        <w:rPr>
          <w:noProof/>
        </w:rPr>
        <w:drawing>
          <wp:inline distT="0" distB="0" distL="0" distR="0" wp14:anchorId="4B135CD1" wp14:editId="3C2AAAC3">
            <wp:extent cx="5731510" cy="3152775"/>
            <wp:effectExtent l="0" t="0" r="2540" b="9525"/>
            <wp:docPr id="1534063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9473" b="8011"/>
                    <a:stretch>
                      <a:fillRect/>
                    </a:stretch>
                  </pic:blipFill>
                  <pic:spPr bwMode="auto">
                    <a:xfrm>
                      <a:off x="0" y="0"/>
                      <a:ext cx="5731510" cy="3152775"/>
                    </a:xfrm>
                    <a:prstGeom prst="rect">
                      <a:avLst/>
                    </a:prstGeom>
                    <a:noFill/>
                    <a:ln>
                      <a:noFill/>
                    </a:ln>
                    <a:extLst>
                      <a:ext uri="{53640926-AAD7-44D8-BBD7-CCE9431645EC}">
                        <a14:shadowObscured xmlns:a14="http://schemas.microsoft.com/office/drawing/2010/main"/>
                      </a:ext>
                    </a:extLst>
                  </pic:spPr>
                </pic:pic>
              </a:graphicData>
            </a:graphic>
          </wp:inline>
        </w:drawing>
      </w:r>
    </w:p>
    <w:p w14:paraId="22F57E15" w14:textId="7514E857" w:rsidR="00B32C58" w:rsidRDefault="00B32C58" w:rsidP="00324F5B">
      <w:pPr>
        <w:pStyle w:val="Caption"/>
        <w:jc w:val="center"/>
      </w:pPr>
      <w:bookmarkStart w:id="162" w:name="_Toc218885977"/>
      <w:r>
        <w:t xml:space="preserve">Figure </w:t>
      </w:r>
      <w:fldSimple w:instr=" SEQ Figure \* ARABIC ">
        <w:r w:rsidR="00886461">
          <w:rPr>
            <w:noProof/>
          </w:rPr>
          <w:t>26</w:t>
        </w:r>
      </w:fldSimple>
      <w:r>
        <w:t xml:space="preserve">. From left to right, Zak Lobko (Sem 1 Directed Reading), Samuel Connett (HV Powertrain), Oscar Rudman (Accumulator Electronics), the Author, Jayden Horvath (Autonomous Vehicle Development), Oliver Bunny (Data Engineer), Jayson Mills (Sem 1 Directed Reading), </w:t>
      </w:r>
      <w:r w:rsidR="00183D33">
        <w:t>seated in car Mia Cosentino (Sem 2 Directed Reading), and Fletcher Cogoi (not pictured)</w:t>
      </w:r>
      <w:bookmarkEnd w:id="162"/>
    </w:p>
    <w:p w14:paraId="0B0CF55A" w14:textId="1C9CB635" w:rsidR="002924D3" w:rsidRDefault="00D2266C" w:rsidP="00D2266C">
      <w:pPr>
        <w:pStyle w:val="Heading3"/>
      </w:pPr>
      <w:bookmarkStart w:id="163" w:name="_Toc218885908"/>
      <w:r>
        <w:t>Data Engineer</w:t>
      </w:r>
      <w:bookmarkEnd w:id="163"/>
    </w:p>
    <w:p w14:paraId="21827342" w14:textId="7D3DD045" w:rsidR="00D2266C" w:rsidRDefault="00D2266C" w:rsidP="00D2266C">
      <w:r>
        <w:t>The scope of this role was</w:t>
      </w:r>
      <w:r w:rsidR="007C63A9">
        <w:t xml:space="preserve"> to </w:t>
      </w:r>
      <w:r w:rsidR="00D83A99">
        <w:t xml:space="preserve">increase the mediums of which data </w:t>
      </w:r>
      <w:r w:rsidR="005068B8">
        <w:t xml:space="preserve">can be </w:t>
      </w:r>
      <w:r w:rsidR="003D0F34">
        <w:t xml:space="preserve">collected on the </w:t>
      </w:r>
      <w:r w:rsidR="0064295F">
        <w:t>competition platform</w:t>
      </w:r>
      <w:r w:rsidR="003D0F34">
        <w:t xml:space="preserve">. As well as maintain the </w:t>
      </w:r>
      <w:r w:rsidR="00241B35">
        <w:t xml:space="preserve">DBC of the car’s CAN Bus system. </w:t>
      </w:r>
      <w:r w:rsidR="005068B8">
        <w:t xml:space="preserve">Specific tasks that the individual </w:t>
      </w:r>
      <w:r w:rsidR="0064295F">
        <w:t>performed</w:t>
      </w:r>
      <w:r w:rsidR="00FE16D0">
        <w:t xml:space="preserve"> </w:t>
      </w:r>
      <w:r w:rsidR="0064295F">
        <w:t xml:space="preserve">in </w:t>
      </w:r>
      <w:r w:rsidR="00FE16D0">
        <w:t xml:space="preserve">2025 can be found in Oliver Bunny’s report </w:t>
      </w:r>
      <w:sdt>
        <w:sdtPr>
          <w:id w:val="779696637"/>
          <w:citation/>
        </w:sdtPr>
        <w:sdtContent>
          <w:r w:rsidR="00FE16D0">
            <w:fldChar w:fldCharType="begin"/>
          </w:r>
          <w:r w:rsidR="00FE16D0">
            <w:instrText xml:space="preserve"> CITATION OBu \l 3081 </w:instrText>
          </w:r>
          <w:r w:rsidR="00FE16D0">
            <w:fldChar w:fldCharType="separate"/>
          </w:r>
          <w:r w:rsidR="00886461" w:rsidRPr="00886461">
            <w:rPr>
              <w:noProof/>
            </w:rPr>
            <w:t>[13]</w:t>
          </w:r>
          <w:r w:rsidR="00FE16D0">
            <w:fldChar w:fldCharType="end"/>
          </w:r>
        </w:sdtContent>
      </w:sdt>
      <w:r w:rsidR="00FE16D0">
        <w:t>.</w:t>
      </w:r>
    </w:p>
    <w:p w14:paraId="5CF2C638" w14:textId="26CB1734" w:rsidR="006F7B84" w:rsidRDefault="0077136C" w:rsidP="006F7B84">
      <w:pPr>
        <w:pStyle w:val="Heading3"/>
      </w:pPr>
      <w:bookmarkStart w:id="164" w:name="_Toc218885909"/>
      <w:r>
        <w:t>HV Power</w:t>
      </w:r>
      <w:r w:rsidR="001518B4">
        <w:t>t</w:t>
      </w:r>
      <w:r>
        <w:t>rain Engineer</w:t>
      </w:r>
      <w:bookmarkEnd w:id="164"/>
    </w:p>
    <w:p w14:paraId="79189AF1" w14:textId="61C5AB0B" w:rsidR="00B90BBA" w:rsidRDefault="00FE16D0" w:rsidP="00B90BBA">
      <w:r>
        <w:t xml:space="preserve">The scope of this role was to </w:t>
      </w:r>
      <w:r w:rsidR="001518B4">
        <w:t xml:space="preserve">maintain the High Voltage (HV) Powertrain </w:t>
      </w:r>
      <w:r w:rsidR="0064295F">
        <w:t xml:space="preserve">on the competition platform. As well as develop the validation capability of the dynamometer. Specific tasks that the individual performed in 2025 can be found in Samuel Connett’s report </w:t>
      </w:r>
      <w:sdt>
        <w:sdtPr>
          <w:id w:val="1382979107"/>
          <w:citation/>
        </w:sdtPr>
        <w:sdtContent>
          <w:r w:rsidR="0064295F">
            <w:fldChar w:fldCharType="begin"/>
          </w:r>
          <w:r w:rsidR="0064295F">
            <w:instrText xml:space="preserve"> CITATION SCo251 \l 3081 </w:instrText>
          </w:r>
          <w:r w:rsidR="0064295F">
            <w:fldChar w:fldCharType="separate"/>
          </w:r>
          <w:r w:rsidR="00886461" w:rsidRPr="00886461">
            <w:rPr>
              <w:noProof/>
            </w:rPr>
            <w:t>[7]</w:t>
          </w:r>
          <w:r w:rsidR="0064295F">
            <w:fldChar w:fldCharType="end"/>
          </w:r>
        </w:sdtContent>
      </w:sdt>
      <w:r w:rsidR="0064295F">
        <w:t>.</w:t>
      </w:r>
    </w:p>
    <w:p w14:paraId="1B862BF5" w14:textId="265F1302" w:rsidR="0064295F" w:rsidRDefault="0064295F" w:rsidP="0064295F">
      <w:pPr>
        <w:pStyle w:val="Heading3"/>
      </w:pPr>
      <w:bookmarkStart w:id="165" w:name="_Toc218885910"/>
      <w:r>
        <w:lastRenderedPageBreak/>
        <w:t>Accumulator Electronics Engineer</w:t>
      </w:r>
      <w:bookmarkEnd w:id="165"/>
    </w:p>
    <w:p w14:paraId="5C691CD4" w14:textId="30EE6B5B" w:rsidR="0064295F" w:rsidRDefault="0064295F" w:rsidP="0064295F">
      <w:r>
        <w:t>The scope of this role was to ma</w:t>
      </w:r>
      <w:r w:rsidR="004A279D">
        <w:t xml:space="preserve">intain the Accumulator electronics on the competition platform. As well as develop the </w:t>
      </w:r>
      <w:r w:rsidR="00DF55F4">
        <w:t xml:space="preserve">electronics of the </w:t>
      </w:r>
      <w:r w:rsidR="00C46FF4">
        <w:t xml:space="preserve">next generation of </w:t>
      </w:r>
      <w:r w:rsidR="00DF55F4">
        <w:t xml:space="preserve">NU Racing’s </w:t>
      </w:r>
      <w:r w:rsidR="00C46FF4">
        <w:t>Accumulator</w:t>
      </w:r>
      <w:r w:rsidR="00DF55F4">
        <w:t xml:space="preserve">. Specific tasks that the individual performed in 2025 can be found in Oscar Rudman’s report </w:t>
      </w:r>
      <w:sdt>
        <w:sdtPr>
          <w:id w:val="-613741091"/>
          <w:citation/>
        </w:sdtPr>
        <w:sdtContent>
          <w:r w:rsidR="00DF55F4">
            <w:fldChar w:fldCharType="begin"/>
          </w:r>
          <w:r w:rsidR="00DF55F4">
            <w:instrText xml:space="preserve"> CITATION ORu \l 3081 </w:instrText>
          </w:r>
          <w:r w:rsidR="00DF55F4">
            <w:fldChar w:fldCharType="separate"/>
          </w:r>
          <w:r w:rsidR="00886461" w:rsidRPr="00886461">
            <w:rPr>
              <w:noProof/>
            </w:rPr>
            <w:t>[12]</w:t>
          </w:r>
          <w:r w:rsidR="00DF55F4">
            <w:fldChar w:fldCharType="end"/>
          </w:r>
        </w:sdtContent>
      </w:sdt>
      <w:r w:rsidR="00DF55F4">
        <w:t>.</w:t>
      </w:r>
    </w:p>
    <w:p w14:paraId="0F872B1C" w14:textId="6292E027" w:rsidR="00324F5B" w:rsidRDefault="007168F6" w:rsidP="00324F5B">
      <w:pPr>
        <w:pStyle w:val="Heading3"/>
      </w:pPr>
      <w:bookmarkStart w:id="166" w:name="_Toc218885911"/>
      <w:r>
        <w:t>Sem 1 ENGG3200, CEN PCB</w:t>
      </w:r>
      <w:bookmarkEnd w:id="166"/>
    </w:p>
    <w:p w14:paraId="2C7422B6" w14:textId="782C7CAC" w:rsidR="007168F6" w:rsidRDefault="007168F6" w:rsidP="007168F6">
      <w:r>
        <w:t xml:space="preserve">Increase serviceability of Central Electronics Node (CEN). Specific tasks that the individual performed in 2025 can be found in Zak Lobko’s report </w:t>
      </w:r>
      <w:sdt>
        <w:sdtPr>
          <w:id w:val="-1436049301"/>
          <w:citation/>
        </w:sdtPr>
        <w:sdtContent>
          <w:r>
            <w:fldChar w:fldCharType="begin"/>
          </w:r>
          <w:r>
            <w:instrText xml:space="preserve"> CITATION ZLo25 \l 3081 </w:instrText>
          </w:r>
          <w:r>
            <w:fldChar w:fldCharType="separate"/>
          </w:r>
          <w:r w:rsidR="00886461" w:rsidRPr="00886461">
            <w:rPr>
              <w:noProof/>
            </w:rPr>
            <w:t>[10]</w:t>
          </w:r>
          <w:r>
            <w:fldChar w:fldCharType="end"/>
          </w:r>
        </w:sdtContent>
      </w:sdt>
      <w:r>
        <w:t>.</w:t>
      </w:r>
    </w:p>
    <w:p w14:paraId="62B2EEBE" w14:textId="4CB9D8B2" w:rsidR="007168F6" w:rsidRDefault="007168F6" w:rsidP="007168F6">
      <w:pPr>
        <w:pStyle w:val="Heading3"/>
      </w:pPr>
      <w:bookmarkStart w:id="167" w:name="_Toc218885912"/>
      <w:r>
        <w:t>Sem 1 ENGG3200, PEN &amp; Breakout Board PCBs</w:t>
      </w:r>
      <w:bookmarkEnd w:id="167"/>
    </w:p>
    <w:p w14:paraId="73C4C9DF" w14:textId="070DDF30" w:rsidR="007168F6" w:rsidRDefault="007168F6" w:rsidP="007168F6">
      <w:r>
        <w:t xml:space="preserve">Increase serviceability of Pedal Electronic Node (PEN), </w:t>
      </w:r>
      <w:r w:rsidR="00110782">
        <w:t xml:space="preserve">ensure compliance of Breakout Board PCBs, create an introduction to </w:t>
      </w:r>
      <w:r w:rsidR="00C35794">
        <w:t>designing PCBs for NU Racing. Specific tasks that the individual performed in 2025 can be found in Jayson Mills’ report</w:t>
      </w:r>
      <w:r w:rsidR="006B059C">
        <w:t>s</w:t>
      </w:r>
      <w:r w:rsidR="00C35794">
        <w:t xml:space="preserve"> </w:t>
      </w:r>
      <w:sdt>
        <w:sdtPr>
          <w:id w:val="-2018070922"/>
          <w:citation/>
        </w:sdtPr>
        <w:sdtContent>
          <w:r w:rsidR="00C35794">
            <w:fldChar w:fldCharType="begin"/>
          </w:r>
          <w:r w:rsidR="00C35794">
            <w:instrText xml:space="preserve"> CITATION JMi25 \l 3081 </w:instrText>
          </w:r>
          <w:r w:rsidR="00C35794">
            <w:fldChar w:fldCharType="separate"/>
          </w:r>
          <w:r w:rsidR="00886461" w:rsidRPr="00886461">
            <w:rPr>
              <w:noProof/>
            </w:rPr>
            <w:t>[9]</w:t>
          </w:r>
          <w:r w:rsidR="00C35794">
            <w:fldChar w:fldCharType="end"/>
          </w:r>
        </w:sdtContent>
      </w:sdt>
      <w:sdt>
        <w:sdtPr>
          <w:id w:val="2030672407"/>
          <w:citation/>
        </w:sdtPr>
        <w:sdtContent>
          <w:r w:rsidR="006B059C">
            <w:fldChar w:fldCharType="begin"/>
          </w:r>
          <w:r w:rsidR="006B059C">
            <w:instrText xml:space="preserve"> CITATION Jay25 \l 3081 </w:instrText>
          </w:r>
          <w:r w:rsidR="006B059C">
            <w:fldChar w:fldCharType="separate"/>
          </w:r>
          <w:r w:rsidR="00886461">
            <w:rPr>
              <w:noProof/>
            </w:rPr>
            <w:t xml:space="preserve"> </w:t>
          </w:r>
          <w:r w:rsidR="00886461" w:rsidRPr="00886461">
            <w:rPr>
              <w:noProof/>
            </w:rPr>
            <w:t>[18]</w:t>
          </w:r>
          <w:r w:rsidR="006B059C">
            <w:fldChar w:fldCharType="end"/>
          </w:r>
        </w:sdtContent>
      </w:sdt>
      <w:r w:rsidR="00C35794">
        <w:t>.</w:t>
      </w:r>
    </w:p>
    <w:p w14:paraId="2DDA3EFA" w14:textId="46F286F7" w:rsidR="00C35794" w:rsidRDefault="00C35794" w:rsidP="00C35794">
      <w:pPr>
        <w:pStyle w:val="Heading3"/>
      </w:pPr>
      <w:bookmarkStart w:id="168" w:name="_Toc218885913"/>
      <w:r>
        <w:t>Sem 2 ENGG3200, HIP</w:t>
      </w:r>
      <w:r w:rsidR="007611DE">
        <w:t>, BEN, LVD PCBs</w:t>
      </w:r>
      <w:bookmarkEnd w:id="168"/>
    </w:p>
    <w:p w14:paraId="1D282012" w14:textId="6E530186" w:rsidR="007611DE" w:rsidRPr="007611DE" w:rsidRDefault="007611DE" w:rsidP="007611DE">
      <w:r>
        <w:t xml:space="preserve">Ensure compliance of Human Interface Panel (HIP) on NU25, </w:t>
      </w:r>
      <w:r w:rsidR="006B059C">
        <w:t xml:space="preserve">make desired technical changes to BEN and LVD PCBs on AV.One. Specific tasks that the individual performed in 2025 can be found in Mia Cosentino’s reports </w:t>
      </w:r>
      <w:sdt>
        <w:sdtPr>
          <w:id w:val="-1450782265"/>
          <w:citation/>
        </w:sdtPr>
        <w:sdtContent>
          <w:r w:rsidR="006B059C">
            <w:fldChar w:fldCharType="begin"/>
          </w:r>
          <w:r w:rsidR="006B059C">
            <w:instrText xml:space="preserve"> CITATION MCo25 \l 3081 </w:instrText>
          </w:r>
          <w:r w:rsidR="006B059C">
            <w:fldChar w:fldCharType="separate"/>
          </w:r>
          <w:r w:rsidR="00886461" w:rsidRPr="00886461">
            <w:rPr>
              <w:noProof/>
            </w:rPr>
            <w:t>[11]</w:t>
          </w:r>
          <w:r w:rsidR="006B059C">
            <w:fldChar w:fldCharType="end"/>
          </w:r>
        </w:sdtContent>
      </w:sdt>
      <w:sdt>
        <w:sdtPr>
          <w:id w:val="-1443988368"/>
          <w:citation/>
        </w:sdtPr>
        <w:sdtContent>
          <w:r w:rsidR="006B059C">
            <w:fldChar w:fldCharType="begin"/>
          </w:r>
          <w:r w:rsidR="006B059C">
            <w:instrText xml:space="preserve"> CITATION Mia25 \l 3081 </w:instrText>
          </w:r>
          <w:r w:rsidR="006B059C">
            <w:fldChar w:fldCharType="separate"/>
          </w:r>
          <w:r w:rsidR="00886461">
            <w:rPr>
              <w:noProof/>
            </w:rPr>
            <w:t xml:space="preserve"> </w:t>
          </w:r>
          <w:r w:rsidR="00886461" w:rsidRPr="00886461">
            <w:rPr>
              <w:noProof/>
            </w:rPr>
            <w:t>[19]</w:t>
          </w:r>
          <w:r w:rsidR="006B059C">
            <w:fldChar w:fldCharType="end"/>
          </w:r>
        </w:sdtContent>
      </w:sdt>
      <w:sdt>
        <w:sdtPr>
          <w:id w:val="-581368925"/>
          <w:citation/>
        </w:sdtPr>
        <w:sdtContent>
          <w:r w:rsidR="006B059C">
            <w:fldChar w:fldCharType="begin"/>
          </w:r>
          <w:r w:rsidR="006B059C">
            <w:instrText xml:space="preserve"> CITATION Mia251 \l 3081 </w:instrText>
          </w:r>
          <w:r w:rsidR="006B059C">
            <w:fldChar w:fldCharType="separate"/>
          </w:r>
          <w:r w:rsidR="00886461">
            <w:rPr>
              <w:noProof/>
            </w:rPr>
            <w:t xml:space="preserve"> </w:t>
          </w:r>
          <w:r w:rsidR="00886461" w:rsidRPr="00886461">
            <w:rPr>
              <w:noProof/>
            </w:rPr>
            <w:t>[20]</w:t>
          </w:r>
          <w:r w:rsidR="006B059C">
            <w:fldChar w:fldCharType="end"/>
          </w:r>
        </w:sdtContent>
      </w:sdt>
      <w:r w:rsidR="006B059C">
        <w:t>.</w:t>
      </w:r>
    </w:p>
    <w:p w14:paraId="04D32A3A" w14:textId="4BC55A7E" w:rsidR="000029D4" w:rsidRDefault="003F3690" w:rsidP="000820C7">
      <w:pPr>
        <w:pStyle w:val="Heading2"/>
      </w:pPr>
      <w:bookmarkStart w:id="169" w:name="_Toc218885914"/>
      <w:r>
        <w:t>Proposed 2026 Mechatronics Team Structure and Member Roles</w:t>
      </w:r>
      <w:bookmarkEnd w:id="169"/>
    </w:p>
    <w:p w14:paraId="63022DB2" w14:textId="33BD777C" w:rsidR="003F3690" w:rsidRDefault="003F3690" w:rsidP="003F3690">
      <w:r>
        <w:t xml:space="preserve">While the </w:t>
      </w:r>
      <w:r w:rsidR="00AB1259">
        <w:t>final number of Mechatronics roles for 2026 is largely dependent on the number of members the team receives, below is a recommended list of roles for the 2026 team to consider.</w:t>
      </w:r>
    </w:p>
    <w:p w14:paraId="69070115" w14:textId="3C79EF36" w:rsidR="00AB1259" w:rsidRDefault="00625563" w:rsidP="00AB1259">
      <w:pPr>
        <w:pStyle w:val="Heading3"/>
      </w:pPr>
      <w:bookmarkStart w:id="170" w:name="_Toc218885915"/>
      <w:r>
        <w:t>Data Engineer</w:t>
      </w:r>
      <w:bookmarkEnd w:id="170"/>
    </w:p>
    <w:p w14:paraId="5D092CB2" w14:textId="580805DC" w:rsidR="00625563" w:rsidRDefault="00625563" w:rsidP="00625563">
      <w:r>
        <w:t>Continue development of data collection methods</w:t>
      </w:r>
      <w:r w:rsidR="007758FE">
        <w:t xml:space="preserve"> and </w:t>
      </w:r>
      <w:r w:rsidR="001D0D99">
        <w:t xml:space="preserve">validate </w:t>
      </w:r>
      <w:r w:rsidR="00D529AF">
        <w:t>sensors readings implemented in 2025</w:t>
      </w:r>
    </w:p>
    <w:p w14:paraId="10193EC0" w14:textId="2B857425" w:rsidR="007758FE" w:rsidRDefault="007758FE" w:rsidP="007758FE">
      <w:pPr>
        <w:pStyle w:val="Heading3"/>
      </w:pPr>
      <w:bookmarkStart w:id="171" w:name="_Toc218885916"/>
      <w:r>
        <w:t>HV Powertrain Engineer</w:t>
      </w:r>
      <w:bookmarkEnd w:id="171"/>
    </w:p>
    <w:p w14:paraId="69DD0494" w14:textId="32F7C753" w:rsidR="007758FE" w:rsidRDefault="007758FE" w:rsidP="007758FE">
      <w:r>
        <w:t xml:space="preserve">Continue </w:t>
      </w:r>
      <w:r w:rsidR="00447963">
        <w:t xml:space="preserve">to maintain HV Powertrain of competition platform, help Dynamometer Engineer implement </w:t>
      </w:r>
      <w:r w:rsidR="00F45FE7">
        <w:t>inverter/motor tuning.</w:t>
      </w:r>
    </w:p>
    <w:p w14:paraId="1E9D923C" w14:textId="772AC921" w:rsidR="00F45FE7" w:rsidRDefault="00F45FE7" w:rsidP="00F45FE7">
      <w:pPr>
        <w:pStyle w:val="Heading3"/>
      </w:pPr>
      <w:bookmarkStart w:id="172" w:name="_Toc218885917"/>
      <w:r>
        <w:t>Dynamometer Engineer</w:t>
      </w:r>
      <w:bookmarkEnd w:id="172"/>
    </w:p>
    <w:p w14:paraId="39C995CE" w14:textId="03FEEF80" w:rsidR="00F45FE7" w:rsidRDefault="00F61D13" w:rsidP="00F45FE7">
      <w:r>
        <w:t xml:space="preserve">Finish implementing the system to control and power the Dynamometer. Validate motor </w:t>
      </w:r>
      <w:r w:rsidR="00F5097F">
        <w:t>datasheet values, aid in Hub Motor development</w:t>
      </w:r>
      <w:r w:rsidR="008A46E8">
        <w:t>.</w:t>
      </w:r>
    </w:p>
    <w:p w14:paraId="53DF4529" w14:textId="6E5B2F58" w:rsidR="00F5097F" w:rsidRDefault="00F5097F" w:rsidP="00F5097F">
      <w:pPr>
        <w:pStyle w:val="Heading3"/>
      </w:pPr>
      <w:bookmarkStart w:id="173" w:name="_Toc218885918"/>
      <w:r>
        <w:t>Accumulator Electronics Engineer</w:t>
      </w:r>
      <w:bookmarkEnd w:id="173"/>
    </w:p>
    <w:p w14:paraId="5AAC32A6" w14:textId="2ADD39CB" w:rsidR="00F5097F" w:rsidRDefault="00F5097F" w:rsidP="00F5097F">
      <w:r>
        <w:t xml:space="preserve">Implement </w:t>
      </w:r>
      <w:r w:rsidR="00574B57">
        <w:t xml:space="preserve">Pouch Cell Accumulator into the competition platform. Validate improvements in capacity, </w:t>
      </w:r>
      <w:r w:rsidR="008A46E8">
        <w:t>power output, and PCB designs developed in 2025.</w:t>
      </w:r>
    </w:p>
    <w:p w14:paraId="4A55153B" w14:textId="560C9C09" w:rsidR="002A6B24" w:rsidRDefault="002A6B24" w:rsidP="002A6B24">
      <w:pPr>
        <w:pStyle w:val="Heading3"/>
      </w:pPr>
      <w:bookmarkStart w:id="174" w:name="_Toc218885919"/>
      <w:r>
        <w:lastRenderedPageBreak/>
        <w:t>Directed Roles</w:t>
      </w:r>
      <w:bookmarkEnd w:id="174"/>
    </w:p>
    <w:p w14:paraId="4DF225F0" w14:textId="6FD45CCF" w:rsidR="002A6B24" w:rsidRPr="002A6B24" w:rsidRDefault="002A6B24" w:rsidP="002A6B24">
      <w:r>
        <w:t xml:space="preserve">The author does not have any recommendations for Directed Roles in </w:t>
      </w:r>
      <w:r w:rsidR="00E501FA">
        <w:t>2026 but</w:t>
      </w:r>
      <w:r>
        <w:t xml:space="preserve"> </w:t>
      </w:r>
      <w:r w:rsidR="00BE157C">
        <w:t xml:space="preserve">is certain that projects and tasks will fall out of the scoping process </w:t>
      </w:r>
      <w:r w:rsidR="00E501FA">
        <w:t>conducted at the start of the year.</w:t>
      </w:r>
    </w:p>
    <w:p w14:paraId="749D8C47" w14:textId="77777777" w:rsidR="00E26714" w:rsidRDefault="00E26714" w:rsidP="00E26714">
      <w:pPr>
        <w:pStyle w:val="Heading2"/>
      </w:pPr>
      <w:bookmarkStart w:id="175" w:name="_Ref218606328"/>
      <w:bookmarkStart w:id="176" w:name="_Toc218885920"/>
      <w:r w:rsidRPr="00E26714">
        <w:t>Onboarding, Training, and Mentorship</w:t>
      </w:r>
      <w:bookmarkEnd w:id="175"/>
      <w:bookmarkEnd w:id="176"/>
    </w:p>
    <w:p w14:paraId="408F3189" w14:textId="446067B9" w:rsidR="006F14F4" w:rsidRDefault="006F14F4" w:rsidP="00772D40">
      <w:r>
        <w:t>Onboarding, training and mentoring of new members into NU Racing is a critical task</w:t>
      </w:r>
      <w:r w:rsidR="005A2B6B">
        <w:t xml:space="preserve">. It is arguably the largest contributor to an efficient and </w:t>
      </w:r>
      <w:r w:rsidR="00504905">
        <w:t>remarkable team</w:t>
      </w:r>
      <w:r w:rsidR="000860B2">
        <w:t xml:space="preserve">. It can be seen as the sole reason why NU Racing does so well compared to other University FSAE-A teams who have tripled the budget, double the </w:t>
      </w:r>
      <w:r w:rsidR="00E17C2F">
        <w:t>manpower</w:t>
      </w:r>
      <w:r w:rsidR="000860B2">
        <w:t xml:space="preserve"> and </w:t>
      </w:r>
      <w:r w:rsidR="00C13805">
        <w:t>exponentially more experience and knowledge.</w:t>
      </w:r>
    </w:p>
    <w:p w14:paraId="6F818034" w14:textId="1D2F4CA3" w:rsidR="00772D40" w:rsidRDefault="00772D40" w:rsidP="00772D40">
      <w:r>
        <w:t xml:space="preserve">In 2025, the author learnt many lessons on the onboarding, training and mentoring of individuals within the Mechatronics team. </w:t>
      </w:r>
      <w:r w:rsidR="00E17C2F">
        <w:t>The author also</w:t>
      </w:r>
      <w:r>
        <w:t xml:space="preserve"> received valuable mentorship from </w:t>
      </w:r>
      <w:r w:rsidR="004F6D2D">
        <w:t>other NU Racing Leaders, and NU Teams academic and technical stuff.</w:t>
      </w:r>
    </w:p>
    <w:p w14:paraId="67E88742" w14:textId="4576BC9E" w:rsidR="00F02E2F" w:rsidRDefault="003F75E5" w:rsidP="00151982">
      <w:pPr>
        <w:pStyle w:val="Heading3"/>
      </w:pPr>
      <w:bookmarkStart w:id="177" w:name="_Toc218885921"/>
      <w:r>
        <w:t xml:space="preserve">Starter </w:t>
      </w:r>
      <w:r w:rsidR="00F02E2F">
        <w:t>P</w:t>
      </w:r>
      <w:r>
        <w:t>rojects</w:t>
      </w:r>
      <w:bookmarkEnd w:id="177"/>
    </w:p>
    <w:p w14:paraId="2FDBCCE8" w14:textId="77777777" w:rsidR="003D4FEE" w:rsidRDefault="003F75E5" w:rsidP="00F02E2F">
      <w:r>
        <w:t xml:space="preserve">In 2025 and previous years, new FYP members are tasked with a 3-week starter project to give them a taste of what the role has to offer. It also serves as a way for the leadership team to gauge </w:t>
      </w:r>
      <w:r w:rsidR="00F02E2F">
        <w:t>whether</w:t>
      </w:r>
      <w:r>
        <w:t xml:space="preserve"> the individual is fit for the role. </w:t>
      </w:r>
    </w:p>
    <w:p w14:paraId="62888D21" w14:textId="25ED5FF2" w:rsidR="003F75E5" w:rsidRDefault="003D4FEE" w:rsidP="00F02E2F">
      <w:r>
        <w:t xml:space="preserve">In 2025 new FYP members were tasked with reading the last two years of reports from individuals who had done their role in the past. Two years was chosen as it was believed that this would give the individual a wide enough </w:t>
      </w:r>
      <w:r w:rsidR="008F2B55">
        <w:t>perspective of their role, without bogging them down with report reading. It is recommended that this idea is followed in future years.</w:t>
      </w:r>
    </w:p>
    <w:p w14:paraId="44E755DD" w14:textId="7BE49347" w:rsidR="0006745F" w:rsidRDefault="00EE1B9A" w:rsidP="00F02E2F">
      <w:r>
        <w:t xml:space="preserve">Hard set deliverables and due dates </w:t>
      </w:r>
      <w:r w:rsidR="00776F44">
        <w:t>play an important role in Starter Projects. They force the individual to work to a ‘deadline’</w:t>
      </w:r>
      <w:r w:rsidR="006D666F">
        <w:t xml:space="preserve">, which has the benefit of showing the leadership team that the individual can either, get things done on time, or easily fall behind </w:t>
      </w:r>
      <w:r w:rsidR="00F47A57">
        <w:t xml:space="preserve">and let things go past their due date. If it is the latter, it can mean that </w:t>
      </w:r>
      <w:r w:rsidR="0006745F">
        <w:t>this will be a repeated offence during the year.</w:t>
      </w:r>
    </w:p>
    <w:p w14:paraId="610B9096" w14:textId="5500787E" w:rsidR="00741F82" w:rsidRDefault="00741F82" w:rsidP="00F02E2F">
      <w:r>
        <w:t xml:space="preserve">The scope of work </w:t>
      </w:r>
      <w:r w:rsidR="00D2273E">
        <w:t xml:space="preserve">for a Starter Project </w:t>
      </w:r>
      <w:r>
        <w:t xml:space="preserve">should intentionally be </w:t>
      </w:r>
      <w:r w:rsidR="00D2273E">
        <w:t>fleshed</w:t>
      </w:r>
      <w:r w:rsidR="00635CFD">
        <w:t xml:space="preserve"> out</w:t>
      </w:r>
      <w:r w:rsidR="006D7725">
        <w:t xml:space="preserve">. So that it is as clear as possible to the individual what is expected of them. It also serves as a </w:t>
      </w:r>
      <w:r w:rsidR="00151982">
        <w:t>point to fall back on if they argue that the project was not well-defined after the due date has passed.</w:t>
      </w:r>
    </w:p>
    <w:p w14:paraId="38ADBAD0" w14:textId="2714F134" w:rsidR="00CA21B9" w:rsidRDefault="00850747" w:rsidP="00850747">
      <w:r>
        <w:t>It can be hard to know how much work should be put into the scope. The author recommends trying your best to put as much work in that you believe is reasonable</w:t>
      </w:r>
      <w:r w:rsidR="00467B4D">
        <w:t xml:space="preserve">. This does require previous experience in the team. Otherwise consulting previous leaders, or even the individuals that </w:t>
      </w:r>
      <w:r w:rsidR="00D31162">
        <w:t>were in the role, or role most similar in the previous year.</w:t>
      </w:r>
      <w:r w:rsidR="0006745F">
        <w:br w:type="page"/>
      </w:r>
    </w:p>
    <w:p w14:paraId="0A1FFDDE" w14:textId="0E1440F8" w:rsidR="00A66E66" w:rsidRDefault="00A66E66" w:rsidP="00F02E2F">
      <w:r>
        <w:lastRenderedPageBreak/>
        <w:t xml:space="preserve">From the author’s perspective, the point of the Starter Projects is to serve </w:t>
      </w:r>
      <w:r w:rsidR="00CA21B9">
        <w:t>three</w:t>
      </w:r>
      <w:r w:rsidR="007C3F81">
        <w:t xml:space="preserve"> main points:</w:t>
      </w:r>
    </w:p>
    <w:p w14:paraId="6796ADC1" w14:textId="5EC6AF0C" w:rsidR="007C3F81" w:rsidRDefault="007C3F81" w:rsidP="001C17B8">
      <w:pPr>
        <w:pStyle w:val="ListParagraph"/>
        <w:numPr>
          <w:ilvl w:val="0"/>
          <w:numId w:val="28"/>
        </w:numPr>
      </w:pPr>
      <w:r>
        <w:t>Allow leaders to gauge if the individual is fit for the role</w:t>
      </w:r>
      <w:r w:rsidR="00EE1B9A">
        <w:t>.</w:t>
      </w:r>
      <w:r w:rsidR="0006745F">
        <w:t xml:space="preserve"> As well as </w:t>
      </w:r>
      <w:r w:rsidR="00607F39">
        <w:t xml:space="preserve">if they are </w:t>
      </w:r>
      <w:r w:rsidR="0006745F">
        <w:t xml:space="preserve">fit for the </w:t>
      </w:r>
      <w:r w:rsidR="00607F39">
        <w:t>team as whole, regarding project timelines and dependencies.</w:t>
      </w:r>
    </w:p>
    <w:p w14:paraId="46C9FAC5" w14:textId="636A804E" w:rsidR="007C3F81" w:rsidRDefault="007C3F81" w:rsidP="001C17B8">
      <w:pPr>
        <w:pStyle w:val="ListParagraph"/>
        <w:numPr>
          <w:ilvl w:val="0"/>
          <w:numId w:val="28"/>
        </w:numPr>
      </w:pPr>
      <w:r>
        <w:t xml:space="preserve">Give the individual as much of a summary as possible of what they will be doing </w:t>
      </w:r>
      <w:r w:rsidR="003B6988">
        <w:t xml:space="preserve">within their FYP project. This involves </w:t>
      </w:r>
      <w:r w:rsidR="008630B7">
        <w:t xml:space="preserve">letting the individual get their hands on as many things as possible, in a succinct manner, that makes sense for their project. </w:t>
      </w:r>
    </w:p>
    <w:p w14:paraId="227F4F5F" w14:textId="7C524A29" w:rsidR="00CA21B9" w:rsidRDefault="00746F74" w:rsidP="001C17B8">
      <w:pPr>
        <w:pStyle w:val="ListParagraph"/>
        <w:numPr>
          <w:ilvl w:val="0"/>
          <w:numId w:val="28"/>
        </w:numPr>
      </w:pPr>
      <w:r>
        <w:t>To let the individual learn as many lessons as possible about the role. This is usually best done through failure</w:t>
      </w:r>
      <w:r w:rsidR="00EE1B9A">
        <w:t>. This ensures that the individual will be up-skilled as quickly as possible.</w:t>
      </w:r>
    </w:p>
    <w:p w14:paraId="11293A5B" w14:textId="50567C96" w:rsidR="00F84D1F" w:rsidRDefault="007B544B" w:rsidP="00F84D1F">
      <w:r>
        <w:t>The author believes that by f</w:t>
      </w:r>
      <w:r w:rsidR="00F84D1F">
        <w:t xml:space="preserve">ollowing this strategy, </w:t>
      </w:r>
      <w:r>
        <w:t xml:space="preserve">a </w:t>
      </w:r>
      <w:r w:rsidR="00F84D1F">
        <w:t>Starter Project</w:t>
      </w:r>
      <w:r>
        <w:t xml:space="preserve"> can be efficiently scoped.</w:t>
      </w:r>
    </w:p>
    <w:p w14:paraId="404CDC1B" w14:textId="5B401372" w:rsidR="00F76A97" w:rsidRDefault="00F76A97" w:rsidP="00F76A97">
      <w:pPr>
        <w:pStyle w:val="Heading3"/>
      </w:pPr>
      <w:r>
        <w:t xml:space="preserve"> </w:t>
      </w:r>
      <w:bookmarkStart w:id="178" w:name="_Toc218885922"/>
      <w:r>
        <w:t>FYP Starter Projects in 2025</w:t>
      </w:r>
      <w:bookmarkEnd w:id="178"/>
    </w:p>
    <w:p w14:paraId="0702AA93" w14:textId="329D0A36" w:rsidR="00F76A97" w:rsidRDefault="008F60EB" w:rsidP="008F60EB">
      <w:pPr>
        <w:pStyle w:val="Heading4"/>
      </w:pPr>
      <w:r>
        <w:t>Data Engineer</w:t>
      </w:r>
    </w:p>
    <w:p w14:paraId="4FED3D8A" w14:textId="77777777" w:rsidR="00741F82" w:rsidRDefault="00741F82" w:rsidP="001C17B8">
      <w:pPr>
        <w:pStyle w:val="ListParagraph"/>
        <w:numPr>
          <w:ilvl w:val="0"/>
          <w:numId w:val="11"/>
        </w:numPr>
        <w:spacing w:line="279" w:lineRule="auto"/>
        <w:jc w:val="left"/>
      </w:pPr>
      <w:r>
        <w:t>Starter Project</w:t>
      </w:r>
    </w:p>
    <w:p w14:paraId="5B5EA7C1" w14:textId="77777777" w:rsidR="00741F82" w:rsidRDefault="00741F82" w:rsidP="001C17B8">
      <w:pPr>
        <w:pStyle w:val="ListParagraph"/>
        <w:numPr>
          <w:ilvl w:val="1"/>
          <w:numId w:val="11"/>
        </w:numPr>
        <w:spacing w:line="279" w:lineRule="auto"/>
        <w:jc w:val="left"/>
      </w:pPr>
      <w:r>
        <w:t>Read Jackson’s report and Alec Chapman’s ENGG4200 Report</w:t>
      </w:r>
    </w:p>
    <w:p w14:paraId="59568209" w14:textId="77777777" w:rsidR="00741F82" w:rsidRDefault="00741F82" w:rsidP="001C17B8">
      <w:pPr>
        <w:pStyle w:val="ListParagraph"/>
        <w:numPr>
          <w:ilvl w:val="1"/>
          <w:numId w:val="11"/>
        </w:numPr>
        <w:spacing w:line="279" w:lineRule="auto"/>
        <w:jc w:val="left"/>
      </w:pPr>
      <w:r>
        <w:t>Read Nick Lyall’s report for amplifier circuit for wheel speed sensors</w:t>
      </w:r>
    </w:p>
    <w:p w14:paraId="66C774D3" w14:textId="77777777" w:rsidR="00741F82" w:rsidRDefault="00741F82" w:rsidP="001C17B8">
      <w:pPr>
        <w:pStyle w:val="ListParagraph"/>
        <w:numPr>
          <w:ilvl w:val="2"/>
          <w:numId w:val="11"/>
        </w:numPr>
        <w:spacing w:line="279" w:lineRule="auto"/>
        <w:jc w:val="left"/>
      </w:pPr>
      <w:r>
        <w:t>Read datasheet to see if this circuit is needed at higher revs, as Nick discovered this using a 3d printed mount to imitate a wheel</w:t>
      </w:r>
    </w:p>
    <w:p w14:paraId="0CD9AF87" w14:textId="77777777" w:rsidR="00741F82" w:rsidRDefault="00741F82" w:rsidP="001C17B8">
      <w:pPr>
        <w:pStyle w:val="ListParagraph"/>
        <w:numPr>
          <w:ilvl w:val="3"/>
          <w:numId w:val="11"/>
        </w:numPr>
        <w:spacing w:line="279" w:lineRule="auto"/>
        <w:jc w:val="left"/>
      </w:pPr>
      <w:r>
        <w:t>Failing datasheet retrieval, attempt to use Nick’s set up with a drill to see if higher revolutions can be achieved.</w:t>
      </w:r>
    </w:p>
    <w:p w14:paraId="162F7E99" w14:textId="77777777" w:rsidR="00741F82" w:rsidRDefault="00741F82" w:rsidP="001C17B8">
      <w:pPr>
        <w:pStyle w:val="ListParagraph"/>
        <w:numPr>
          <w:ilvl w:val="1"/>
          <w:numId w:val="11"/>
        </w:numPr>
        <w:spacing w:line="279" w:lineRule="auto"/>
        <w:jc w:val="left"/>
      </w:pPr>
      <w:r>
        <w:t>Read relevant rules from 2025 rules</w:t>
      </w:r>
    </w:p>
    <w:p w14:paraId="37188208" w14:textId="77777777" w:rsidR="00741F82" w:rsidRDefault="00741F82" w:rsidP="001C17B8">
      <w:pPr>
        <w:pStyle w:val="ListParagraph"/>
        <w:numPr>
          <w:ilvl w:val="1"/>
          <w:numId w:val="11"/>
        </w:numPr>
        <w:spacing w:line="279" w:lineRule="auto"/>
        <w:jc w:val="left"/>
      </w:pPr>
      <w:r>
        <w:t>Read through rule changes from 2024 to 2025</w:t>
      </w:r>
    </w:p>
    <w:p w14:paraId="42414D90" w14:textId="77777777" w:rsidR="00741F82" w:rsidRDefault="00741F82" w:rsidP="001C17B8">
      <w:pPr>
        <w:pStyle w:val="ListParagraph"/>
        <w:numPr>
          <w:ilvl w:val="1"/>
          <w:numId w:val="11"/>
        </w:numPr>
        <w:spacing w:line="279" w:lineRule="auto"/>
        <w:jc w:val="left"/>
      </w:pPr>
      <w:r>
        <w:t>Mount wheel speed sensors (3d printed)</w:t>
      </w:r>
    </w:p>
    <w:p w14:paraId="5E49734A" w14:textId="77777777" w:rsidR="00741F82" w:rsidRDefault="00741F82" w:rsidP="001C17B8">
      <w:pPr>
        <w:pStyle w:val="ListParagraph"/>
        <w:numPr>
          <w:ilvl w:val="2"/>
          <w:numId w:val="11"/>
        </w:numPr>
        <w:spacing w:line="279" w:lineRule="auto"/>
        <w:jc w:val="left"/>
      </w:pPr>
      <w:r>
        <w:t>Design 3d printed mount to attach to potentially all 4 wheels of NU24</w:t>
      </w:r>
    </w:p>
    <w:p w14:paraId="42D8BFE4" w14:textId="77777777" w:rsidR="00741F82" w:rsidRDefault="00741F82" w:rsidP="001C17B8">
      <w:pPr>
        <w:pStyle w:val="ListParagraph"/>
        <w:numPr>
          <w:ilvl w:val="3"/>
          <w:numId w:val="11"/>
        </w:numPr>
        <w:spacing w:line="279" w:lineRule="auto"/>
        <w:jc w:val="left"/>
      </w:pPr>
      <w:r>
        <w:t>So that if project is finished, sensors can be easily tested</w:t>
      </w:r>
    </w:p>
    <w:p w14:paraId="104657C9" w14:textId="77777777" w:rsidR="00741F82" w:rsidRDefault="00741F82" w:rsidP="001C17B8">
      <w:pPr>
        <w:pStyle w:val="ListParagraph"/>
        <w:numPr>
          <w:ilvl w:val="3"/>
          <w:numId w:val="11"/>
        </w:numPr>
        <w:spacing w:line="279" w:lineRule="auto"/>
        <w:jc w:val="left"/>
      </w:pPr>
      <w:r>
        <w:t>Do the front two first wheel speed sensors first</w:t>
      </w:r>
    </w:p>
    <w:p w14:paraId="75A27835" w14:textId="77777777" w:rsidR="00741F82" w:rsidRDefault="00741F82" w:rsidP="001C17B8">
      <w:pPr>
        <w:pStyle w:val="ListParagraph"/>
        <w:numPr>
          <w:ilvl w:val="1"/>
          <w:numId w:val="11"/>
        </w:numPr>
        <w:spacing w:line="279" w:lineRule="auto"/>
        <w:jc w:val="left"/>
      </w:pPr>
      <w:r>
        <w:t>Creation of loom to plug into EXPANSION Board</w:t>
      </w:r>
    </w:p>
    <w:p w14:paraId="74EA8050" w14:textId="77777777" w:rsidR="00741F82" w:rsidRDefault="00741F82" w:rsidP="001C17B8">
      <w:pPr>
        <w:pStyle w:val="ListParagraph"/>
        <w:numPr>
          <w:ilvl w:val="2"/>
          <w:numId w:val="11"/>
        </w:numPr>
        <w:spacing w:line="279" w:lineRule="auto"/>
        <w:jc w:val="left"/>
      </w:pPr>
      <w:r>
        <w:t>Pinout of OEM connector researched</w:t>
      </w:r>
    </w:p>
    <w:p w14:paraId="63496F07" w14:textId="77777777" w:rsidR="00741F82" w:rsidRDefault="00741F82" w:rsidP="001C17B8">
      <w:pPr>
        <w:pStyle w:val="ListParagraph"/>
        <w:numPr>
          <w:ilvl w:val="2"/>
          <w:numId w:val="11"/>
        </w:numPr>
        <w:spacing w:line="279" w:lineRule="auto"/>
        <w:jc w:val="left"/>
      </w:pPr>
      <w:r>
        <w:t>Pinout of new DT connector correct and able to interface with EXPANSION Board</w:t>
      </w:r>
    </w:p>
    <w:p w14:paraId="13354406" w14:textId="77777777" w:rsidR="00741F82" w:rsidRDefault="00741F82" w:rsidP="001C17B8">
      <w:pPr>
        <w:pStyle w:val="ListParagraph"/>
        <w:numPr>
          <w:ilvl w:val="1"/>
          <w:numId w:val="11"/>
        </w:numPr>
        <w:spacing w:line="279" w:lineRule="auto"/>
        <w:jc w:val="left"/>
      </w:pPr>
      <w:r w:rsidRPr="708646E6">
        <w:t>Wheel speed sensor data is able to be read from MoTeC</w:t>
      </w:r>
    </w:p>
    <w:p w14:paraId="7D7F63E8" w14:textId="77777777" w:rsidR="00741F82" w:rsidRDefault="00741F82" w:rsidP="001C17B8">
      <w:pPr>
        <w:pStyle w:val="ListParagraph"/>
        <w:numPr>
          <w:ilvl w:val="2"/>
          <w:numId w:val="11"/>
        </w:numPr>
        <w:spacing w:line="279" w:lineRule="auto"/>
        <w:jc w:val="left"/>
      </w:pPr>
      <w:r>
        <w:t xml:space="preserve">Create 4 messages in NU25 DBC file for wheel speed sensors (one for each wheel), with correct scaling, offset, bit length and value range </w:t>
      </w:r>
    </w:p>
    <w:p w14:paraId="1B28B14C" w14:textId="77777777" w:rsidR="00741F82" w:rsidRDefault="00741F82" w:rsidP="001C17B8">
      <w:pPr>
        <w:pStyle w:val="ListParagraph"/>
        <w:numPr>
          <w:ilvl w:val="2"/>
          <w:numId w:val="11"/>
        </w:numPr>
        <w:spacing w:line="279" w:lineRule="auto"/>
        <w:jc w:val="left"/>
      </w:pPr>
      <w:r>
        <w:t>Implement code for wheel speed sensors on the EXPANSION Board</w:t>
      </w:r>
    </w:p>
    <w:p w14:paraId="03266763" w14:textId="77777777" w:rsidR="00741F82" w:rsidRDefault="00741F82" w:rsidP="001C17B8">
      <w:pPr>
        <w:pStyle w:val="ListParagraph"/>
        <w:numPr>
          <w:ilvl w:val="3"/>
          <w:numId w:val="11"/>
        </w:numPr>
        <w:spacing w:line="279" w:lineRule="auto"/>
        <w:jc w:val="left"/>
      </w:pPr>
      <w:r>
        <w:t>With data from wheel speed sensor sent using the message from previous dot point</w:t>
      </w:r>
    </w:p>
    <w:p w14:paraId="7358EBF9" w14:textId="77777777" w:rsidR="00741F82" w:rsidRDefault="00741F82" w:rsidP="001C17B8">
      <w:pPr>
        <w:pStyle w:val="ListParagraph"/>
        <w:numPr>
          <w:ilvl w:val="2"/>
          <w:numId w:val="11"/>
        </w:numPr>
        <w:spacing w:line="279" w:lineRule="auto"/>
        <w:jc w:val="left"/>
      </w:pPr>
      <w:r w:rsidRPr="708646E6">
        <w:t>Configure MoTeC to read and display new message</w:t>
      </w:r>
    </w:p>
    <w:p w14:paraId="35619357" w14:textId="77777777" w:rsidR="00741F82" w:rsidRDefault="00741F82" w:rsidP="001C17B8">
      <w:pPr>
        <w:pStyle w:val="ListParagraph"/>
        <w:numPr>
          <w:ilvl w:val="1"/>
          <w:numId w:val="11"/>
        </w:numPr>
        <w:spacing w:line="279" w:lineRule="auto"/>
        <w:jc w:val="left"/>
      </w:pPr>
      <w:r>
        <w:t xml:space="preserve">Deliverable: </w:t>
      </w:r>
    </w:p>
    <w:p w14:paraId="7B5E3FF4" w14:textId="77777777" w:rsidR="00741F82" w:rsidRDefault="00741F82" w:rsidP="001C17B8">
      <w:pPr>
        <w:pStyle w:val="ListParagraph"/>
        <w:numPr>
          <w:ilvl w:val="2"/>
          <w:numId w:val="11"/>
        </w:numPr>
        <w:spacing w:line="279" w:lineRule="auto"/>
        <w:jc w:val="left"/>
      </w:pPr>
      <w:r>
        <w:t>Front two-wheel speed sensors mounted</w:t>
      </w:r>
    </w:p>
    <w:p w14:paraId="69C85B30" w14:textId="77777777" w:rsidR="00741F82" w:rsidRDefault="00741F82" w:rsidP="001C17B8">
      <w:pPr>
        <w:pStyle w:val="ListParagraph"/>
        <w:numPr>
          <w:ilvl w:val="2"/>
          <w:numId w:val="11"/>
        </w:numPr>
        <w:spacing w:line="279" w:lineRule="auto"/>
        <w:jc w:val="left"/>
      </w:pPr>
      <w:r w:rsidRPr="708646E6">
        <w:t xml:space="preserve"> Working with the EXPANSION Board on CAN King and (hopefully) MoTeC</w:t>
      </w:r>
    </w:p>
    <w:p w14:paraId="6D5EB271" w14:textId="560957EC" w:rsidR="00C670A1" w:rsidRDefault="00C670A1" w:rsidP="00C670A1">
      <w:pPr>
        <w:pStyle w:val="Heading4"/>
      </w:pPr>
      <w:r>
        <w:lastRenderedPageBreak/>
        <w:t>HV Powertrain Engineer</w:t>
      </w:r>
    </w:p>
    <w:p w14:paraId="0CADD70C" w14:textId="77777777" w:rsidR="00F167CB" w:rsidRDefault="00F167CB" w:rsidP="001C17B8">
      <w:pPr>
        <w:pStyle w:val="ListParagraph"/>
        <w:numPr>
          <w:ilvl w:val="0"/>
          <w:numId w:val="11"/>
        </w:numPr>
        <w:spacing w:line="279" w:lineRule="auto"/>
        <w:jc w:val="left"/>
      </w:pPr>
      <w:r>
        <w:t>Starter Project</w:t>
      </w:r>
    </w:p>
    <w:p w14:paraId="041F9837" w14:textId="77777777" w:rsidR="00F167CB" w:rsidRDefault="00F167CB" w:rsidP="001C17B8">
      <w:pPr>
        <w:pStyle w:val="ListParagraph"/>
        <w:numPr>
          <w:ilvl w:val="1"/>
          <w:numId w:val="11"/>
        </w:numPr>
        <w:spacing w:line="279" w:lineRule="auto"/>
        <w:jc w:val="left"/>
      </w:pPr>
      <w:r w:rsidRPr="708646E6">
        <w:t>Read and understand both Hayward’s and Dawso’s reports?</w:t>
      </w:r>
    </w:p>
    <w:p w14:paraId="4B1F39F1" w14:textId="77777777" w:rsidR="00F167CB" w:rsidRDefault="00F167CB" w:rsidP="001C17B8">
      <w:pPr>
        <w:pStyle w:val="ListParagraph"/>
        <w:numPr>
          <w:ilvl w:val="1"/>
          <w:numId w:val="11"/>
        </w:numPr>
        <w:spacing w:line="279" w:lineRule="auto"/>
        <w:jc w:val="left"/>
      </w:pPr>
      <w:r>
        <w:t xml:space="preserve">Implement any recommendations from Hayward’s report </w:t>
      </w:r>
    </w:p>
    <w:p w14:paraId="07FEA2BA" w14:textId="77777777" w:rsidR="00F167CB" w:rsidRDefault="00F167CB" w:rsidP="001C17B8">
      <w:pPr>
        <w:pStyle w:val="ListParagraph"/>
        <w:numPr>
          <w:ilvl w:val="2"/>
          <w:numId w:val="11"/>
        </w:numPr>
        <w:spacing w:line="279" w:lineRule="auto"/>
        <w:jc w:val="left"/>
      </w:pPr>
      <w:r>
        <w:t xml:space="preserve">Implement pack current derating at cell/pack temperatures over 50 degrees. </w:t>
      </w:r>
    </w:p>
    <w:p w14:paraId="4EB57AAF" w14:textId="77777777" w:rsidR="00F167CB" w:rsidRDefault="00F167CB" w:rsidP="001C17B8">
      <w:pPr>
        <w:pStyle w:val="ListParagraph"/>
        <w:numPr>
          <w:ilvl w:val="3"/>
          <w:numId w:val="11"/>
        </w:numPr>
        <w:spacing w:line="279" w:lineRule="auto"/>
        <w:jc w:val="left"/>
      </w:pPr>
      <w:r>
        <w:t>PEN code</w:t>
      </w:r>
    </w:p>
    <w:p w14:paraId="23305F7F" w14:textId="77777777" w:rsidR="00F167CB" w:rsidRDefault="00F167CB" w:rsidP="001C17B8">
      <w:pPr>
        <w:pStyle w:val="ListParagraph"/>
        <w:numPr>
          <w:ilvl w:val="4"/>
          <w:numId w:val="11"/>
        </w:numPr>
        <w:spacing w:line="279" w:lineRule="auto"/>
        <w:jc w:val="left"/>
      </w:pPr>
      <w:r w:rsidRPr="708646E6">
        <w:t xml:space="preserve">Use either maxsegtemp or mincellvol/maxcellvolt </w:t>
      </w:r>
    </w:p>
    <w:p w14:paraId="11CC4F66" w14:textId="77777777" w:rsidR="00F167CB" w:rsidRDefault="00F167CB" w:rsidP="001C17B8">
      <w:pPr>
        <w:pStyle w:val="ListParagraph"/>
        <w:numPr>
          <w:ilvl w:val="4"/>
          <w:numId w:val="11"/>
        </w:numPr>
        <w:spacing w:line="279" w:lineRule="auto"/>
        <w:jc w:val="left"/>
      </w:pPr>
      <w:r>
        <w:t xml:space="preserve">Derate from the 3 degrees under the max temperature rating of the VTC6 </w:t>
      </w:r>
    </w:p>
    <w:p w14:paraId="660EC1BC" w14:textId="77777777" w:rsidR="00F167CB" w:rsidRDefault="00F167CB" w:rsidP="001C17B8">
      <w:pPr>
        <w:pStyle w:val="ListParagraph"/>
        <w:numPr>
          <w:ilvl w:val="4"/>
          <w:numId w:val="11"/>
        </w:numPr>
        <w:spacing w:line="279" w:lineRule="auto"/>
        <w:jc w:val="left"/>
      </w:pPr>
      <w:r>
        <w:t>Limit current down to ~30A under high temperatures. Shut down all current above 60 degrees</w:t>
      </w:r>
    </w:p>
    <w:p w14:paraId="5F2B46A6" w14:textId="77777777" w:rsidR="00F167CB" w:rsidRDefault="00F167CB" w:rsidP="001C17B8">
      <w:pPr>
        <w:pStyle w:val="ListParagraph"/>
        <w:numPr>
          <w:ilvl w:val="1"/>
          <w:numId w:val="11"/>
        </w:numPr>
        <w:spacing w:line="279" w:lineRule="auto"/>
        <w:jc w:val="left"/>
      </w:pPr>
      <w:r>
        <w:t xml:space="preserve">Learn how to charge the car </w:t>
      </w:r>
    </w:p>
    <w:p w14:paraId="1A424A17" w14:textId="77777777" w:rsidR="00F167CB" w:rsidRDefault="00F167CB" w:rsidP="001C17B8">
      <w:pPr>
        <w:pStyle w:val="ListParagraph"/>
        <w:numPr>
          <w:ilvl w:val="1"/>
          <w:numId w:val="11"/>
        </w:numPr>
        <w:spacing w:line="279" w:lineRule="auto"/>
        <w:jc w:val="left"/>
      </w:pPr>
      <w:r>
        <w:t>Read relevant rules from 2025 rules</w:t>
      </w:r>
    </w:p>
    <w:p w14:paraId="7C210A86" w14:textId="77777777" w:rsidR="00F167CB" w:rsidRDefault="00F167CB" w:rsidP="001C17B8">
      <w:pPr>
        <w:pStyle w:val="ListParagraph"/>
        <w:numPr>
          <w:ilvl w:val="1"/>
          <w:numId w:val="11"/>
        </w:numPr>
        <w:spacing w:line="279" w:lineRule="auto"/>
        <w:jc w:val="left"/>
      </w:pPr>
      <w:r>
        <w:t>Read through rule changes from 2024 to 2025</w:t>
      </w:r>
    </w:p>
    <w:p w14:paraId="1A9DC366" w14:textId="77777777" w:rsidR="00F167CB" w:rsidRDefault="00F167CB" w:rsidP="001C17B8">
      <w:pPr>
        <w:pStyle w:val="ListParagraph"/>
        <w:numPr>
          <w:ilvl w:val="1"/>
          <w:numId w:val="11"/>
        </w:numPr>
        <w:spacing w:line="279" w:lineRule="auto"/>
        <w:jc w:val="left"/>
      </w:pPr>
      <w:r>
        <w:t>Deliverable:</w:t>
      </w:r>
    </w:p>
    <w:p w14:paraId="315DD854" w14:textId="77777777" w:rsidR="00F167CB" w:rsidRDefault="00F167CB" w:rsidP="001C17B8">
      <w:pPr>
        <w:pStyle w:val="ListParagraph"/>
        <w:numPr>
          <w:ilvl w:val="2"/>
          <w:numId w:val="11"/>
        </w:numPr>
        <w:spacing w:line="279" w:lineRule="auto"/>
        <w:jc w:val="left"/>
      </w:pPr>
      <w:r>
        <w:t>Current derate at high temperatures works as intended</w:t>
      </w:r>
    </w:p>
    <w:p w14:paraId="7840D1CC" w14:textId="77777777" w:rsidR="00F167CB" w:rsidRDefault="00F167CB" w:rsidP="001C17B8">
      <w:pPr>
        <w:pStyle w:val="ListParagraph"/>
        <w:numPr>
          <w:ilvl w:val="3"/>
          <w:numId w:val="11"/>
        </w:numPr>
        <w:spacing w:line="279" w:lineRule="auto"/>
        <w:jc w:val="left"/>
      </w:pPr>
      <w:r>
        <w:t>Test to show it off could include having the max allowable temperature to be set to a low value (eg 30 degrees) and have a track day where the car is driven hard, if it works correctly, then current will be limited and cut out to the driver upon approaching and reaching the set limit</w:t>
      </w:r>
    </w:p>
    <w:p w14:paraId="69BD83A8" w14:textId="77777777" w:rsidR="00F167CB" w:rsidRDefault="00F167CB" w:rsidP="001C17B8">
      <w:pPr>
        <w:pStyle w:val="ListParagraph"/>
        <w:numPr>
          <w:ilvl w:val="2"/>
          <w:numId w:val="11"/>
        </w:numPr>
        <w:spacing w:line="279" w:lineRule="auto"/>
        <w:jc w:val="left"/>
      </w:pPr>
      <w:r>
        <w:t xml:space="preserve">Know how to charge the car </w:t>
      </w:r>
    </w:p>
    <w:p w14:paraId="67CCE20B" w14:textId="79707CD9" w:rsidR="00F167CB" w:rsidRDefault="00F167CB" w:rsidP="00F167CB">
      <w:pPr>
        <w:pStyle w:val="Heading4"/>
      </w:pPr>
      <w:r>
        <w:t>Accumulator Electronics Engineer</w:t>
      </w:r>
    </w:p>
    <w:p w14:paraId="2B6C9DEF" w14:textId="77777777" w:rsidR="00850747" w:rsidRDefault="00850747" w:rsidP="001C17B8">
      <w:pPr>
        <w:pStyle w:val="ListParagraph"/>
        <w:numPr>
          <w:ilvl w:val="0"/>
          <w:numId w:val="11"/>
        </w:numPr>
        <w:spacing w:line="279" w:lineRule="auto"/>
        <w:jc w:val="left"/>
      </w:pPr>
      <w:r>
        <w:t>Starter Project</w:t>
      </w:r>
    </w:p>
    <w:p w14:paraId="00F3A522" w14:textId="77777777" w:rsidR="00850747" w:rsidRDefault="00850747" w:rsidP="001C17B8">
      <w:pPr>
        <w:pStyle w:val="ListParagraph"/>
        <w:numPr>
          <w:ilvl w:val="1"/>
          <w:numId w:val="11"/>
        </w:numPr>
        <w:spacing w:line="279" w:lineRule="auto"/>
        <w:jc w:val="left"/>
      </w:pPr>
      <w:r>
        <w:t>Read Daniel’s and Jedd’s report</w:t>
      </w:r>
    </w:p>
    <w:p w14:paraId="1E12AB85" w14:textId="77777777" w:rsidR="00850747" w:rsidRDefault="00850747" w:rsidP="001C17B8">
      <w:pPr>
        <w:pStyle w:val="ListParagraph"/>
        <w:numPr>
          <w:ilvl w:val="1"/>
          <w:numId w:val="11"/>
        </w:numPr>
        <w:spacing w:line="279" w:lineRule="auto"/>
        <w:jc w:val="left"/>
      </w:pPr>
      <w:r>
        <w:t>Design and commission new AIL, breakout board mounting, implement change from Ivo’s report</w:t>
      </w:r>
    </w:p>
    <w:p w14:paraId="4D4AE090" w14:textId="77777777" w:rsidR="00850747" w:rsidRDefault="00850747" w:rsidP="001C17B8">
      <w:pPr>
        <w:pStyle w:val="ListParagraph"/>
        <w:numPr>
          <w:ilvl w:val="1"/>
          <w:numId w:val="11"/>
        </w:numPr>
        <w:spacing w:line="279" w:lineRule="auto"/>
        <w:jc w:val="left"/>
      </w:pPr>
      <w:r>
        <w:t>Read relevant rules from 2025 rules</w:t>
      </w:r>
    </w:p>
    <w:p w14:paraId="4C95D216" w14:textId="77777777" w:rsidR="00850747" w:rsidRDefault="00850747" w:rsidP="001C17B8">
      <w:pPr>
        <w:pStyle w:val="ListParagraph"/>
        <w:numPr>
          <w:ilvl w:val="1"/>
          <w:numId w:val="11"/>
        </w:numPr>
        <w:spacing w:line="279" w:lineRule="auto"/>
        <w:jc w:val="left"/>
      </w:pPr>
      <w:r>
        <w:t>Read through rule changes from 2024 to 2025</w:t>
      </w:r>
    </w:p>
    <w:p w14:paraId="2AA96904" w14:textId="77777777" w:rsidR="00850747" w:rsidRDefault="00850747" w:rsidP="001C17B8">
      <w:pPr>
        <w:pStyle w:val="ListParagraph"/>
        <w:numPr>
          <w:ilvl w:val="1"/>
          <w:numId w:val="11"/>
        </w:numPr>
        <w:spacing w:line="279" w:lineRule="auto"/>
        <w:jc w:val="left"/>
      </w:pPr>
      <w:r>
        <w:t>Learn how to charge the car</w:t>
      </w:r>
    </w:p>
    <w:p w14:paraId="402E7BD2" w14:textId="77777777" w:rsidR="00850747" w:rsidRDefault="00850747" w:rsidP="001C17B8">
      <w:pPr>
        <w:pStyle w:val="ListParagraph"/>
        <w:numPr>
          <w:ilvl w:val="1"/>
          <w:numId w:val="11"/>
        </w:numPr>
        <w:spacing w:line="279" w:lineRule="auto"/>
        <w:jc w:val="left"/>
      </w:pPr>
      <w:r>
        <w:t xml:space="preserve">Deliverable: </w:t>
      </w:r>
    </w:p>
    <w:p w14:paraId="5250F810" w14:textId="77777777" w:rsidR="00850747" w:rsidRDefault="00850747" w:rsidP="001C17B8">
      <w:pPr>
        <w:pStyle w:val="ListParagraph"/>
        <w:numPr>
          <w:ilvl w:val="2"/>
          <w:numId w:val="11"/>
        </w:numPr>
        <w:spacing w:line="279" w:lineRule="auto"/>
        <w:jc w:val="left"/>
      </w:pPr>
      <w:r>
        <w:t>AIL ordered (with LTspice or breadboard test)</w:t>
      </w:r>
    </w:p>
    <w:p w14:paraId="07495050" w14:textId="77777777" w:rsidR="00850747" w:rsidRDefault="00850747" w:rsidP="001C17B8">
      <w:pPr>
        <w:pStyle w:val="ListParagraph"/>
        <w:numPr>
          <w:ilvl w:val="2"/>
          <w:numId w:val="11"/>
        </w:numPr>
        <w:spacing w:line="279" w:lineRule="auto"/>
        <w:jc w:val="left"/>
      </w:pPr>
      <w:r>
        <w:t>Know how to charge the car</w:t>
      </w:r>
    </w:p>
    <w:p w14:paraId="72AFCF06" w14:textId="66A41434" w:rsidR="00C670A1" w:rsidRDefault="00D31162" w:rsidP="00D31162">
      <w:pPr>
        <w:spacing w:line="259" w:lineRule="auto"/>
        <w:jc w:val="left"/>
      </w:pPr>
      <w:r>
        <w:br w:type="page"/>
      </w:r>
    </w:p>
    <w:p w14:paraId="0BCD4E6C" w14:textId="7C5F4AFE" w:rsidR="00151982" w:rsidRDefault="00D31162" w:rsidP="00151982">
      <w:pPr>
        <w:pStyle w:val="Heading3"/>
      </w:pPr>
      <w:bookmarkStart w:id="179" w:name="_Toc218885923"/>
      <w:r>
        <w:lastRenderedPageBreak/>
        <w:t xml:space="preserve">Lessons </w:t>
      </w:r>
      <w:r w:rsidR="00151982">
        <w:t>Learnt by The Author During the Onboarding, Training and Mentoring Processes</w:t>
      </w:r>
      <w:bookmarkEnd w:id="179"/>
    </w:p>
    <w:p w14:paraId="798C3549" w14:textId="77777777" w:rsidR="00265920" w:rsidRDefault="00D31162" w:rsidP="001C17B8">
      <w:pPr>
        <w:pStyle w:val="ListParagraph"/>
        <w:numPr>
          <w:ilvl w:val="0"/>
          <w:numId w:val="11"/>
        </w:numPr>
      </w:pPr>
      <w:r>
        <w:t xml:space="preserve">Do not treat people like trades people. </w:t>
      </w:r>
      <w:r w:rsidR="00151982">
        <w:t>They are bright and keen to learn engineers</w:t>
      </w:r>
      <w:r w:rsidR="00265920">
        <w:t xml:space="preserve">, who should be treated like engineers, they merely </w:t>
      </w:r>
      <w:r w:rsidR="00151982">
        <w:t xml:space="preserve">have a lack of institutional knowledge. </w:t>
      </w:r>
    </w:p>
    <w:p w14:paraId="0B4B8834" w14:textId="5E6E85B5" w:rsidR="00265920" w:rsidRDefault="00265920" w:rsidP="001C17B8">
      <w:pPr>
        <w:pStyle w:val="ListParagraph"/>
        <w:numPr>
          <w:ilvl w:val="0"/>
          <w:numId w:val="11"/>
        </w:numPr>
      </w:pPr>
      <w:r>
        <w:t xml:space="preserve">Let and support people make mistakes. </w:t>
      </w:r>
      <w:r w:rsidR="00151982">
        <w:t>It is imperative that they are supported and allowed to make mistakes within their roles</w:t>
      </w:r>
      <w:r>
        <w:t>. As this is what helps the individual grow both technically and as a person</w:t>
      </w:r>
      <w:r w:rsidR="00151982">
        <w:t>. There is a critical balancing act at play here, due to the tight ship that NU Racing runs financially. Resulting in the leadership team needing to be acutely aware of sunk cost fallacy of projects.</w:t>
      </w:r>
    </w:p>
    <w:p w14:paraId="3231758A" w14:textId="1F0838A9" w:rsidR="008F60EB" w:rsidRPr="008F60EB" w:rsidRDefault="00C004FF" w:rsidP="001C17B8">
      <w:pPr>
        <w:pStyle w:val="ListParagraph"/>
        <w:numPr>
          <w:ilvl w:val="0"/>
          <w:numId w:val="11"/>
        </w:numPr>
      </w:pPr>
      <w:r>
        <w:t xml:space="preserve">Be able to take criticism. From people in roles below, adjacent and above you. </w:t>
      </w:r>
    </w:p>
    <w:p w14:paraId="246A47E0" w14:textId="77777777" w:rsidR="00E26714" w:rsidRDefault="00E26714" w:rsidP="00E26714">
      <w:pPr>
        <w:pStyle w:val="Heading2"/>
      </w:pPr>
      <w:bookmarkStart w:id="180" w:name="_Toc218885924"/>
      <w:r w:rsidRPr="00E26714">
        <w:t>Delegation, Progress Tracking, and Review Processes</w:t>
      </w:r>
      <w:bookmarkEnd w:id="180"/>
    </w:p>
    <w:p w14:paraId="4B1C32B8" w14:textId="7304060E" w:rsidR="00584A60" w:rsidRPr="00584A60" w:rsidRDefault="00584A60" w:rsidP="00584A60">
      <w:pPr>
        <w:pStyle w:val="Heading3"/>
      </w:pPr>
      <w:bookmarkStart w:id="181" w:name="_Toc218885925"/>
      <w:r>
        <w:t>Delegation</w:t>
      </w:r>
      <w:bookmarkEnd w:id="181"/>
    </w:p>
    <w:p w14:paraId="55634F06" w14:textId="7F19B989" w:rsidR="00163361" w:rsidRDefault="00053DA7" w:rsidP="00163361">
      <w:r>
        <w:t>Delegation</w:t>
      </w:r>
      <w:r w:rsidR="00A40FA5">
        <w:t xml:space="preserve"> is </w:t>
      </w:r>
      <w:r w:rsidR="00977E96">
        <w:t xml:space="preserve">a critically important role of the Mechatronics Department Lead Engineer. It is important to know when a task can be delegated or delt with by </w:t>
      </w:r>
      <w:r w:rsidR="00A81A2A">
        <w:t xml:space="preserve">Department Lead. </w:t>
      </w:r>
    </w:p>
    <w:p w14:paraId="62BAD6E9" w14:textId="77777777" w:rsidR="00323A64" w:rsidRDefault="00A81A2A" w:rsidP="00163361">
      <w:r>
        <w:t xml:space="preserve">NU Racing operates on a system level basis. With individuals </w:t>
      </w:r>
      <w:r w:rsidR="00072E20">
        <w:t xml:space="preserve">assigned to those systems. </w:t>
      </w:r>
      <w:r w:rsidR="00387F1A">
        <w:t xml:space="preserve">Design and implementation are the primary aspects that get delegated to assignees. </w:t>
      </w:r>
      <w:r w:rsidR="00072E20">
        <w:t xml:space="preserve">Tasks or issues that arise with that system </w:t>
      </w:r>
      <w:r w:rsidR="00FB5F82">
        <w:t xml:space="preserve">also </w:t>
      </w:r>
      <w:r w:rsidR="00072E20">
        <w:t>fall to the ownership of the assignees</w:t>
      </w:r>
      <w:r w:rsidR="00B24D8B">
        <w:t>, depending on the situation</w:t>
      </w:r>
      <w:r w:rsidR="00FB5F82">
        <w:t xml:space="preserve"> (such as track day testing)</w:t>
      </w:r>
      <w:r w:rsidR="00B24D8B">
        <w:t xml:space="preserve"> and issue, it quickly </w:t>
      </w:r>
      <w:r w:rsidR="00387F1A">
        <w:t>requires more than the assignees of the system to fix it</w:t>
      </w:r>
      <w:r w:rsidR="00072E20">
        <w:t>.</w:t>
      </w:r>
      <w:r w:rsidR="00FD0599">
        <w:t xml:space="preserve"> </w:t>
      </w:r>
      <w:r w:rsidR="00FA7760">
        <w:t>Safety-critical changes</w:t>
      </w:r>
      <w:r w:rsidR="00007194">
        <w:t>, design review and quality control should remain assigned to the Department Lead</w:t>
      </w:r>
      <w:r w:rsidR="00323A64">
        <w:t xml:space="preserve">. </w:t>
      </w:r>
    </w:p>
    <w:p w14:paraId="45A6792E" w14:textId="41476356" w:rsidR="00323A64" w:rsidRDefault="00323A64" w:rsidP="00163361">
      <w:r>
        <w:t xml:space="preserve">As members evolve in their roles, it is critical that more delegation takes place, and they are trusted to conduct the work </w:t>
      </w:r>
      <w:r w:rsidR="00584A60">
        <w:t>to a high standard.</w:t>
      </w:r>
    </w:p>
    <w:p w14:paraId="2C81848C" w14:textId="2CEA1E69" w:rsidR="001A4EEE" w:rsidRDefault="001A4EEE" w:rsidP="00163361">
      <w:r>
        <w:t xml:space="preserve">When delegation is done correctly, the Department Lead should have time to ensure </w:t>
      </w:r>
      <w:r w:rsidR="00FF3510">
        <w:t xml:space="preserve">aspects </w:t>
      </w:r>
      <w:r>
        <w:t xml:space="preserve">such as </w:t>
      </w:r>
      <w:r w:rsidR="00FF3510">
        <w:t xml:space="preserve">competition submissions are on </w:t>
      </w:r>
      <w:r w:rsidR="00FC0203">
        <w:t>time and</w:t>
      </w:r>
      <w:r w:rsidR="00FF3510">
        <w:t xml:space="preserve"> allow time for knowledge transfer documents and mediums to be developed</w:t>
      </w:r>
      <w:r w:rsidR="00FC0203">
        <w:t>, to improve internal processes, such as validation strategies and unit test procedures.</w:t>
      </w:r>
    </w:p>
    <w:p w14:paraId="5091721B" w14:textId="4CB617B4" w:rsidR="002A4BC9" w:rsidRDefault="00FC0203" w:rsidP="00163361">
      <w:r>
        <w:t xml:space="preserve">Though care should be taken as to not over delegate, as it will come across as laziness and </w:t>
      </w:r>
      <w:r w:rsidR="00A86D9D">
        <w:t xml:space="preserve">the team will feel like you are </w:t>
      </w:r>
      <w:r w:rsidR="002A4BC9">
        <w:t xml:space="preserve">purposely putting yourself </w:t>
      </w:r>
      <w:r w:rsidR="00A86D9D">
        <w:t xml:space="preserve">above the rest of the </w:t>
      </w:r>
      <w:r w:rsidR="002A4BC9">
        <w:t>team, and make them feel like you are undervaluing them.</w:t>
      </w:r>
    </w:p>
    <w:p w14:paraId="0855554D" w14:textId="0297C3D8" w:rsidR="001A4EEE" w:rsidRDefault="002A4BC9" w:rsidP="002A4BC9">
      <w:pPr>
        <w:spacing w:line="259" w:lineRule="auto"/>
        <w:jc w:val="left"/>
      </w:pPr>
      <w:r>
        <w:br w:type="page"/>
      </w:r>
    </w:p>
    <w:p w14:paraId="6A7C9AAF" w14:textId="3F8D7DB2" w:rsidR="00584A60" w:rsidRDefault="00584A60" w:rsidP="00584A60">
      <w:pPr>
        <w:pStyle w:val="Heading3"/>
      </w:pPr>
      <w:bookmarkStart w:id="182" w:name="_Toc218885926"/>
      <w:r>
        <w:lastRenderedPageBreak/>
        <w:t>Progress Tracking</w:t>
      </w:r>
      <w:bookmarkEnd w:id="182"/>
    </w:p>
    <w:p w14:paraId="767D857D" w14:textId="21B48E4D" w:rsidR="00584A60" w:rsidRDefault="00035D74" w:rsidP="00584A60">
      <w:r>
        <w:t xml:space="preserve">Progress tracking of projects is a critical role of the Mechatronics Department Lead Engineer. As it allows the Department Lead to </w:t>
      </w:r>
      <w:r w:rsidR="00A440EB">
        <w:t>make informed decisions about timeline</w:t>
      </w:r>
      <w:r w:rsidR="0037605E">
        <w:t xml:space="preserve"> conflicts</w:t>
      </w:r>
      <w:r w:rsidR="00081457">
        <w:t xml:space="preserve"> and</w:t>
      </w:r>
      <w:r w:rsidR="0037605E">
        <w:t xml:space="preserve"> member well-being</w:t>
      </w:r>
      <w:r w:rsidR="00A440EB">
        <w:t xml:space="preserve">. </w:t>
      </w:r>
    </w:p>
    <w:p w14:paraId="0B70A4DF" w14:textId="74251680" w:rsidR="005475A3" w:rsidRDefault="005475A3" w:rsidP="00584A60">
      <w:r>
        <w:t>In 2025, the author</w:t>
      </w:r>
      <w:r w:rsidR="00BD2239">
        <w:t xml:space="preserve"> informally</w:t>
      </w:r>
      <w:r>
        <w:t xml:space="preserve"> tracked progress through the year with short casual but technical </w:t>
      </w:r>
      <w:r w:rsidR="00BD2239">
        <w:t>catchups</w:t>
      </w:r>
      <w:r>
        <w:t xml:space="preserve"> with individuals</w:t>
      </w:r>
      <w:r w:rsidR="00AD1D06">
        <w:t xml:space="preserve">. </w:t>
      </w:r>
      <w:r w:rsidR="00BD2239">
        <w:t xml:space="preserve">When it came to high workload and crunch periods, the author saw it valuable to keep Tasks Lists of what individuals had to </w:t>
      </w:r>
      <w:r w:rsidR="00C93807">
        <w:t xml:space="preserve">do by what date. This helped ensure that all project dependencies would line up </w:t>
      </w:r>
      <w:r w:rsidR="00436FDD">
        <w:t>correctly and</w:t>
      </w:r>
      <w:r w:rsidR="00C93807">
        <w:t xml:space="preserve"> </w:t>
      </w:r>
      <w:r w:rsidR="009F2B35">
        <w:t xml:space="preserve">hold individuals accountable if </w:t>
      </w:r>
      <w:r w:rsidR="00436FDD">
        <w:t xml:space="preserve">areas fell behind. </w:t>
      </w:r>
      <w:r w:rsidR="001E2923">
        <w:t>There were moments in 2025 where k</w:t>
      </w:r>
      <w:r w:rsidR="00436FDD">
        <w:t xml:space="preserve">eeping a Task List during high workload periods </w:t>
      </w:r>
      <w:r w:rsidR="001E2923">
        <w:t xml:space="preserve">was difficult for the author, as often the author would be helping individuals </w:t>
      </w:r>
      <w:r w:rsidR="00EA687B">
        <w:t xml:space="preserve">get the work done on time. If possible, this should be done in a reduced capacity so that </w:t>
      </w:r>
      <w:r w:rsidR="002342EF">
        <w:t>all aspects of the implemented solution are ready at the same time. To remain “high level” as one could put it.</w:t>
      </w:r>
    </w:p>
    <w:p w14:paraId="3AE7EC97" w14:textId="6C7A2FFE" w:rsidR="002A4BC9" w:rsidRDefault="002A4BC9" w:rsidP="002A4BC9">
      <w:pPr>
        <w:pStyle w:val="Heading3"/>
      </w:pPr>
      <w:bookmarkStart w:id="183" w:name="_Toc218885927"/>
      <w:r>
        <w:t>Review Process</w:t>
      </w:r>
      <w:bookmarkEnd w:id="183"/>
    </w:p>
    <w:p w14:paraId="7DA32B35" w14:textId="5AA4C4E0" w:rsidR="002A4BC9" w:rsidRDefault="002A4C01" w:rsidP="002A4BC9">
      <w:r>
        <w:t xml:space="preserve">When tasks are delegated, there needs to be a method of review for the Department Lead to ensure the implementation </w:t>
      </w:r>
      <w:r w:rsidR="0000149B">
        <w:t>is sound, compliant</w:t>
      </w:r>
      <w:r w:rsidR="00141E14">
        <w:t>,</w:t>
      </w:r>
      <w:r w:rsidR="0000149B">
        <w:t xml:space="preserve"> and safe. </w:t>
      </w:r>
    </w:p>
    <w:p w14:paraId="2C39429E" w14:textId="48E0297F" w:rsidR="0000149B" w:rsidRDefault="0000149B" w:rsidP="002A4BC9">
      <w:r>
        <w:t xml:space="preserve">This can be in the form of manual review by the Department Lead, follow a chain of command </w:t>
      </w:r>
      <w:r w:rsidR="008663B5">
        <w:t xml:space="preserve">through a peer review process, or requiring the individual implementing the change to create </w:t>
      </w:r>
      <w:r w:rsidR="00141E14">
        <w:t>evidence that it is sound, compliant, and safe.</w:t>
      </w:r>
    </w:p>
    <w:p w14:paraId="5A62D19D" w14:textId="47E7D885" w:rsidR="00E26714" w:rsidRDefault="00E26714" w:rsidP="00E26714">
      <w:pPr>
        <w:pStyle w:val="Heading2"/>
      </w:pPr>
      <w:bookmarkStart w:id="184" w:name="_Toc218885928"/>
      <w:bookmarkStart w:id="185" w:name="_Ref218888489"/>
      <w:r w:rsidRPr="00E26714">
        <w:t>Knowledge Transfer and Documentation Outputs</w:t>
      </w:r>
      <w:bookmarkEnd w:id="184"/>
      <w:bookmarkEnd w:id="185"/>
    </w:p>
    <w:p w14:paraId="4D5FA8A7" w14:textId="377978AB" w:rsidR="0084176A" w:rsidRDefault="00127477" w:rsidP="0084176A">
      <w:r>
        <w:t>The author used the few downtime moments to create knowledge transfer documents to help support this report, as we</w:t>
      </w:r>
      <w:r w:rsidR="00D561B5">
        <w:t xml:space="preserve">ll as to create other mediums for transferring the technical knowledge that the author has had the </w:t>
      </w:r>
      <w:r w:rsidR="001D37E8">
        <w:t xml:space="preserve">privilege to gain since second semester 2023. </w:t>
      </w:r>
    </w:p>
    <w:p w14:paraId="6F4D1C3D" w14:textId="3862DFF4" w:rsidR="001D37E8" w:rsidRDefault="001D37E8" w:rsidP="0084176A">
      <w:r>
        <w:t xml:space="preserve">These </w:t>
      </w:r>
      <w:r w:rsidR="001575EB">
        <w:t>knowledge transfer outputs consist of:</w:t>
      </w:r>
    </w:p>
    <w:p w14:paraId="75806B75" w14:textId="43F23787" w:rsidR="001575EB" w:rsidRDefault="001575EB" w:rsidP="001575EB">
      <w:pPr>
        <w:pStyle w:val="ListParagraph"/>
        <w:numPr>
          <w:ilvl w:val="0"/>
          <w:numId w:val="29"/>
        </w:numPr>
      </w:pPr>
      <w:r>
        <w:t xml:space="preserve">The Electrical System Overview. A summary of </w:t>
      </w:r>
      <w:r w:rsidR="00224BAA">
        <w:t>all</w:t>
      </w:r>
      <w:r>
        <w:t xml:space="preserve"> the electrical connections on NU25. To give an overview of the complexity of the system, as well as to help with </w:t>
      </w:r>
      <w:r w:rsidR="00224BAA">
        <w:t>fault finding, and helping with</w:t>
      </w:r>
      <w:r w:rsidR="001D1B07">
        <w:t xml:space="preserve"> individuals understanding of the Mechatronics systems of NU25. The author believes it is valuable to update </w:t>
      </w:r>
      <w:r w:rsidR="002A78DA">
        <w:t>and change the Electrical System Overview as the competition car changes year to year.</w:t>
      </w:r>
    </w:p>
    <w:p w14:paraId="3FE0F37F" w14:textId="4E92DE99" w:rsidR="001E7510" w:rsidRDefault="00396FC3" w:rsidP="001575EB">
      <w:pPr>
        <w:pStyle w:val="ListParagraph"/>
        <w:numPr>
          <w:ilvl w:val="0"/>
          <w:numId w:val="29"/>
        </w:numPr>
      </w:pPr>
      <w:r>
        <w:t xml:space="preserve">MoTeC Zero to Hero. A summary of all the information about the wireless telemetry on </w:t>
      </w:r>
      <w:r w:rsidR="00716BE1">
        <w:t xml:space="preserve">the competition platform. </w:t>
      </w:r>
      <w:r w:rsidR="001A1CD2">
        <w:t xml:space="preserve">This document was not completed in 2025, as the author ran out of time to complete it. It is highly recommended that when you feel as though you have learnt enough about the wireless telemetry (C125 programming, updating variables on the screen </w:t>
      </w:r>
      <w:r w:rsidR="001A1CD2">
        <w:lastRenderedPageBreak/>
        <w:t xml:space="preserve">of the C125, </w:t>
      </w:r>
      <w:r w:rsidR="00822170">
        <w:t xml:space="preserve">how to set up the wireless telemetry at a track day, </w:t>
      </w:r>
      <w:r w:rsidR="00283631">
        <w:t xml:space="preserve">how to use either Dash Manager or </w:t>
      </w:r>
      <w:r w:rsidR="00D01215">
        <w:t>Dash Editor) that you add this information into the Zero to Hero. In 2024 and 2025 it was arguably one of the least documented systems on the competition platform.</w:t>
      </w:r>
    </w:p>
    <w:p w14:paraId="630D2BE7" w14:textId="182B655F" w:rsidR="003F1607" w:rsidRDefault="00D01215" w:rsidP="003F1607">
      <w:pPr>
        <w:pStyle w:val="ListParagraph"/>
        <w:numPr>
          <w:ilvl w:val="0"/>
          <w:numId w:val="29"/>
        </w:numPr>
      </w:pPr>
      <w:r>
        <w:t>How to Crimp NU25 HV Connectors</w:t>
      </w:r>
      <w:r w:rsidR="008120BF">
        <w:t>. Being that the author decided to change the HV connectors on the NU25</w:t>
      </w:r>
      <w:r w:rsidR="0071563E">
        <w:t xml:space="preserve"> to ones that the team</w:t>
      </w:r>
      <w:r w:rsidR="003E7C9E">
        <w:t xml:space="preserve"> had not used previously, the author saw it valuable to document the manufacturing process for it. </w:t>
      </w:r>
    </w:p>
    <w:p w14:paraId="0B5A21A0" w14:textId="0EAA9658" w:rsidR="003F1607" w:rsidRDefault="003F1607" w:rsidP="003F1607">
      <w:pPr>
        <w:pStyle w:val="Heading1"/>
      </w:pPr>
      <w:bookmarkStart w:id="186" w:name="_Toc218885929"/>
      <w:r>
        <w:t xml:space="preserve">Risk </w:t>
      </w:r>
      <w:r w:rsidR="00BB35E3">
        <w:t>Management</w:t>
      </w:r>
      <w:r>
        <w:t xml:space="preserve"> and Lessons Learnt</w:t>
      </w:r>
      <w:bookmarkEnd w:id="186"/>
    </w:p>
    <w:p w14:paraId="11CDDA19" w14:textId="77777777" w:rsidR="001D0F15" w:rsidRDefault="001D0F15" w:rsidP="001D0F15">
      <w:pPr>
        <w:pStyle w:val="Heading2"/>
      </w:pPr>
      <w:bookmarkStart w:id="187" w:name="_Toc218885930"/>
      <w:r w:rsidRPr="001D0F15">
        <w:t>Technical Risks and Mitigation Strategies</w:t>
      </w:r>
      <w:bookmarkEnd w:id="187"/>
    </w:p>
    <w:p w14:paraId="1094E586" w14:textId="0FDFD551" w:rsidR="00904710" w:rsidRDefault="00EC504C" w:rsidP="00904710">
      <w:r>
        <w:t>Entering</w:t>
      </w:r>
      <w:r w:rsidR="00904710">
        <w:t xml:space="preserve"> the 2025 competition, while the car was extremely tested </w:t>
      </w:r>
      <w:r w:rsidR="00C22A76">
        <w:t xml:space="preserve">and </w:t>
      </w:r>
      <w:r w:rsidR="006717F9">
        <w:t>the result</w:t>
      </w:r>
      <w:r w:rsidR="00C22A76">
        <w:t xml:space="preserve"> of competition was extremely positive. The author had the following technical concerns </w:t>
      </w:r>
      <w:r w:rsidR="006717F9">
        <w:t>about NU25</w:t>
      </w:r>
      <w:r w:rsidR="00EF5026">
        <w:t xml:space="preserve"> as the car </w:t>
      </w:r>
      <w:r>
        <w:t>entered its first dynamic event.</w:t>
      </w:r>
    </w:p>
    <w:p w14:paraId="45405E54" w14:textId="0B8C50ED" w:rsidR="00886461" w:rsidRDefault="00886461" w:rsidP="00904710">
      <w:pPr>
        <w:pStyle w:val="ListParagraph"/>
        <w:numPr>
          <w:ilvl w:val="0"/>
          <w:numId w:val="30"/>
        </w:numPr>
      </w:pPr>
      <w:r>
        <w:t xml:space="preserve">BMS reliability. The </w:t>
      </w:r>
      <w:r w:rsidRPr="00886461">
        <w:rPr>
          <w:u w:val="single"/>
        </w:rPr>
        <w:t>highest</w:t>
      </w:r>
      <w:r>
        <w:rPr>
          <w:u w:val="single"/>
        </w:rPr>
        <w:t xml:space="preserve"> </w:t>
      </w:r>
      <w:r>
        <w:t xml:space="preserve">concern for the author the entire 2025 competition. </w:t>
      </w:r>
      <w:r w:rsidR="008367A3">
        <w:t xml:space="preserve">These faults were occurring during 2025 due to the smallest issues of bolts not being tight enough, or something rattling loose. </w:t>
      </w:r>
      <w:r w:rsidR="003B0808">
        <w:t xml:space="preserve">The chance that something had rattled loose during transport between Newcastle and Melbourne, </w:t>
      </w:r>
      <w:r w:rsidR="000867C1">
        <w:t xml:space="preserve">or during driving any of the dynamic events </w:t>
      </w:r>
      <w:r w:rsidR="00570B5C">
        <w:t xml:space="preserve">was far too high. Despite this concern, the author had trust in </w:t>
      </w:r>
      <w:r w:rsidR="00416B72">
        <w:t>his Accumulator team</w:t>
      </w:r>
      <w:r w:rsidR="003327A6">
        <w:t xml:space="preserve">. And the BMS remained active for the entire 2025 competition </w:t>
      </w:r>
      <w:r w:rsidR="00E7567E">
        <w:t>because of</w:t>
      </w:r>
      <w:r w:rsidR="003327A6">
        <w:t xml:space="preserve"> </w:t>
      </w:r>
      <w:r w:rsidR="005729D4">
        <w:t xml:space="preserve">the trust </w:t>
      </w:r>
      <w:r w:rsidR="00E7567E">
        <w:t>and</w:t>
      </w:r>
      <w:r w:rsidR="003327A6">
        <w:t xml:space="preserve"> did not fault once. A massive achievement and relief, since from 2022, when the </w:t>
      </w:r>
      <w:r w:rsidR="00B85CBE">
        <w:t>NU Racing</w:t>
      </w:r>
      <w:r w:rsidR="003327A6">
        <w:t xml:space="preserve"> first had a competitive EV </w:t>
      </w:r>
      <w:r w:rsidR="00100162">
        <w:t xml:space="preserve">car, the team has had Accumulator issues </w:t>
      </w:r>
      <w:r w:rsidR="00840756">
        <w:t xml:space="preserve">that caused the car to stop during AutoX and Endurance events </w:t>
      </w:r>
      <w:r w:rsidR="00100162">
        <w:t>at competition</w:t>
      </w:r>
      <w:r w:rsidR="00E7567E">
        <w:t xml:space="preserve"> each year. And 2025 was the break of the curse!</w:t>
      </w:r>
    </w:p>
    <w:p w14:paraId="7C36C222" w14:textId="1A5AD040" w:rsidR="00840756" w:rsidRDefault="00840756" w:rsidP="00840756">
      <w:pPr>
        <w:pStyle w:val="ListParagraph"/>
        <w:numPr>
          <w:ilvl w:val="1"/>
          <w:numId w:val="30"/>
        </w:numPr>
      </w:pPr>
      <w:r>
        <w:t xml:space="preserve">The most contributing factor to </w:t>
      </w:r>
      <w:r w:rsidR="00B30408">
        <w:t xml:space="preserve">not having the fault was the continual servicing </w:t>
      </w:r>
      <w:r w:rsidR="004200B1">
        <w:t xml:space="preserve">of the Accumulator </w:t>
      </w:r>
      <w:r w:rsidR="0063117D">
        <w:t xml:space="preserve">by the Accumulator Electronics and Mechanical Engineer </w:t>
      </w:r>
      <w:r w:rsidR="004200B1">
        <w:t>throughout 2025.</w:t>
      </w:r>
    </w:p>
    <w:p w14:paraId="7C692002" w14:textId="77777777" w:rsidR="00503396" w:rsidRDefault="00B47CC8" w:rsidP="00B47CC8">
      <w:pPr>
        <w:pStyle w:val="ListParagraph"/>
        <w:numPr>
          <w:ilvl w:val="0"/>
          <w:numId w:val="30"/>
        </w:numPr>
      </w:pPr>
      <w:r>
        <w:t xml:space="preserve">Inverter overcurrent fault. </w:t>
      </w:r>
      <w:r w:rsidR="00026AA1">
        <w:t xml:space="preserve">While it is not exactly known why this fault occurs yet, it is believed to </w:t>
      </w:r>
      <w:r w:rsidR="00D61D37">
        <w:t xml:space="preserve">occur due to two reasons. Reason 1 is from a </w:t>
      </w:r>
      <w:r w:rsidR="00630335">
        <w:t>high torque</w:t>
      </w:r>
      <w:r w:rsidR="00D61D37">
        <w:t xml:space="preserve"> request</w:t>
      </w:r>
      <w:r w:rsidR="00630335">
        <w:t xml:space="preserve">, </w:t>
      </w:r>
      <w:r w:rsidR="00D61D37">
        <w:t xml:space="preserve">on a </w:t>
      </w:r>
      <w:r w:rsidR="00630335">
        <w:t xml:space="preserve">high grip </w:t>
      </w:r>
      <w:r w:rsidR="00D61D37">
        <w:t xml:space="preserve">surface, </w:t>
      </w:r>
      <w:r w:rsidR="00630335">
        <w:t xml:space="preserve">the Inverter </w:t>
      </w:r>
      <w:r w:rsidR="00D61D37">
        <w:t>could not</w:t>
      </w:r>
      <w:r w:rsidR="00630335">
        <w:t xml:space="preserve"> hand the requested torque by the motor. </w:t>
      </w:r>
      <w:r w:rsidR="00D61D37">
        <w:t xml:space="preserve">Reason 2 </w:t>
      </w:r>
      <w:r w:rsidR="005D63EB">
        <w:t>is due to incorrect tuning between the motor and Inverter</w:t>
      </w:r>
      <w:r w:rsidR="00B57614">
        <w:t xml:space="preserve">, causing incorrect current supply to the motor during rapid high torque request. </w:t>
      </w:r>
    </w:p>
    <w:p w14:paraId="11D0AB26" w14:textId="78445CEC" w:rsidR="00503396" w:rsidRDefault="00B57614" w:rsidP="00503396">
      <w:pPr>
        <w:pStyle w:val="ListParagraph"/>
        <w:numPr>
          <w:ilvl w:val="1"/>
          <w:numId w:val="30"/>
        </w:numPr>
      </w:pPr>
      <w:r>
        <w:t xml:space="preserve">The </w:t>
      </w:r>
      <w:r w:rsidR="00630335">
        <w:t xml:space="preserve">fault occurred during two of the four Acceleration runs at competition. </w:t>
      </w:r>
      <w:r w:rsidR="00CB7A8E">
        <w:t xml:space="preserve">Causing the car to stop on track and the time for the run not being scored. </w:t>
      </w:r>
      <w:r w:rsidR="00302AF7">
        <w:t xml:space="preserve">The fault occurred due to a naïve implementation of torque ramping, which would </w:t>
      </w:r>
      <w:r w:rsidR="0038099B">
        <w:t xml:space="preserve">create a step change </w:t>
      </w:r>
      <w:r w:rsidR="00C36DDA">
        <w:t xml:space="preserve">after the </w:t>
      </w:r>
      <w:r w:rsidR="007268A1">
        <w:t xml:space="preserve">driven </w:t>
      </w:r>
      <w:r w:rsidR="00A355B6">
        <w:t xml:space="preserve">axile would surpass a calculated </w:t>
      </w:r>
      <w:r w:rsidR="002F0C4F">
        <w:t xml:space="preserve">speed of 30 Kph. </w:t>
      </w:r>
      <w:r w:rsidR="00590628">
        <w:t xml:space="preserve">From one torque to </w:t>
      </w:r>
      <w:r w:rsidR="00590628">
        <w:lastRenderedPageBreak/>
        <w:t xml:space="preserve">another. </w:t>
      </w:r>
      <w:r w:rsidR="000A319F">
        <w:t>More information on the faults</w:t>
      </w:r>
      <w:r w:rsidR="00F5420C">
        <w:t xml:space="preserve"> can be found in </w:t>
      </w:r>
      <w:r w:rsidR="00886461">
        <w:t xml:space="preserve">the </w:t>
      </w:r>
      <w:r w:rsidR="00886461">
        <w:fldChar w:fldCharType="begin"/>
      </w:r>
      <w:r w:rsidR="00886461">
        <w:instrText xml:space="preserve"> REF _Ref218885979 \h </w:instrText>
      </w:r>
      <w:r w:rsidR="00886461">
        <w:fldChar w:fldCharType="separate"/>
      </w:r>
      <w:r w:rsidR="00886461">
        <w:t>Acceleration</w:t>
      </w:r>
      <w:r w:rsidR="00886461">
        <w:fldChar w:fldCharType="end"/>
      </w:r>
      <w:r w:rsidR="00886461">
        <w:t xml:space="preserve"> section of this report.</w:t>
      </w:r>
    </w:p>
    <w:p w14:paraId="7BCAD0F8" w14:textId="68F893D0" w:rsidR="0063117D" w:rsidRDefault="0063117D" w:rsidP="0063117D">
      <w:pPr>
        <w:pStyle w:val="ListParagraph"/>
        <w:numPr>
          <w:ilvl w:val="0"/>
          <w:numId w:val="30"/>
        </w:numPr>
      </w:pPr>
      <w:r>
        <w:t xml:space="preserve">During 2024, the team used dodgy and relatively cheaply made </w:t>
      </w:r>
      <w:r w:rsidR="00A260C6">
        <w:t xml:space="preserve">battery isolator switches for the Grounded Low Voltage Master Switch (GLVMS) and Tractive System Master Switch (TSMS). These switches would frequently have contacting issues, resulting in an unreliable </w:t>
      </w:r>
      <w:r w:rsidR="002C0B60">
        <w:t xml:space="preserve">method for turning on NU24’s LV and HV. An issue that carried through to the 2024 competition, where the LV switch failed </w:t>
      </w:r>
      <w:r w:rsidR="00731018">
        <w:t>an hour before the car was due to do it’s first Skid pad run</w:t>
      </w:r>
      <w:r w:rsidR="00EF24A0">
        <w:t xml:space="preserve">. Luckily the team had a replacement and were able to replace it in time. </w:t>
      </w:r>
    </w:p>
    <w:p w14:paraId="25167D34" w14:textId="4B7CCAD7" w:rsidR="00EF24A0" w:rsidRDefault="00EF24A0" w:rsidP="00EF24A0">
      <w:pPr>
        <w:pStyle w:val="ListParagraph"/>
        <w:numPr>
          <w:ilvl w:val="1"/>
          <w:numId w:val="30"/>
        </w:numPr>
      </w:pPr>
      <w:r>
        <w:t xml:space="preserve">In 2025, the author opted to </w:t>
      </w:r>
      <w:r w:rsidR="00C96BE6">
        <w:t>implement higher quality battery isolator switches</w:t>
      </w:r>
      <w:r w:rsidR="002B55EF">
        <w:t xml:space="preserve">, </w:t>
      </w:r>
      <w:r w:rsidR="00DA15CD">
        <w:t xml:space="preserve">which proved to be beneficial as </w:t>
      </w:r>
      <w:r w:rsidR="00054170">
        <w:t xml:space="preserve">there was not a single failure of these switches during </w:t>
      </w:r>
      <w:r w:rsidR="006F1E83">
        <w:t>the running of NU25.</w:t>
      </w:r>
    </w:p>
    <w:p w14:paraId="4C263C38" w14:textId="2F375839" w:rsidR="006F1E83" w:rsidRDefault="0069786A" w:rsidP="006F1E83">
      <w:pPr>
        <w:pStyle w:val="ListParagraph"/>
        <w:numPr>
          <w:ilvl w:val="0"/>
          <w:numId w:val="30"/>
        </w:numPr>
      </w:pPr>
      <w:r>
        <w:t xml:space="preserve">Most of the LV looms on the car has been in use since 2023, most of which the author is unsure if correct sized wire AWG </w:t>
      </w:r>
      <w:r w:rsidR="00272CFA">
        <w:t xml:space="preserve">was used for the expected current passing through the wire. </w:t>
      </w:r>
      <w:r w:rsidR="00A01393">
        <w:t xml:space="preserve">After an extremely high temperature track day, the CEN to Accumulator LV loom </w:t>
      </w:r>
      <w:r w:rsidR="00AB730A">
        <w:t xml:space="preserve">had burnt both sides of the </w:t>
      </w:r>
      <w:r w:rsidR="00DD6B17">
        <w:t xml:space="preserve">loom on the DT connector </w:t>
      </w:r>
      <w:r w:rsidR="00AB730A">
        <w:t>at two of the DT pin</w:t>
      </w:r>
      <w:r w:rsidR="00DD6B17">
        <w:t xml:space="preserve"> locations. These pins supplied low voltage, high current </w:t>
      </w:r>
      <w:r w:rsidR="009D75DF">
        <w:t xml:space="preserve">to the Accumulator cooling fans, which would run at </w:t>
      </w:r>
      <w:r w:rsidR="00063891">
        <w:t xml:space="preserve">peak loads of approximately </w:t>
      </w:r>
      <w:r w:rsidR="009D75DF">
        <w:t xml:space="preserve">24 </w:t>
      </w:r>
      <w:r w:rsidR="00063891">
        <w:t xml:space="preserve">A. After the uncountable amount of power cycles and kilometres that loom had endured, it eventually failed. This was swiftly replaced by a new loom the day it was found. </w:t>
      </w:r>
    </w:p>
    <w:p w14:paraId="309C2D0A" w14:textId="5DBA1555" w:rsidR="00063891" w:rsidRDefault="00063891" w:rsidP="00063891">
      <w:pPr>
        <w:pStyle w:val="ListParagraph"/>
        <w:numPr>
          <w:ilvl w:val="1"/>
          <w:numId w:val="30"/>
        </w:numPr>
      </w:pPr>
      <w:r>
        <w:t xml:space="preserve">This highlights the potential for other looms on the competition platform that has been recycled year to year to randomly overheat and fail. Not all, but the ones carrying high current </w:t>
      </w:r>
      <w:r w:rsidR="00F85C85">
        <w:t>signals. Care should be taken to regularly inspect looms for damage.</w:t>
      </w:r>
    </w:p>
    <w:p w14:paraId="22771DE9" w14:textId="6EDD5763" w:rsidR="00F85C85" w:rsidRDefault="00B14E57" w:rsidP="00F85C85">
      <w:pPr>
        <w:pStyle w:val="ListParagraph"/>
        <w:numPr>
          <w:ilvl w:val="0"/>
          <w:numId w:val="30"/>
        </w:numPr>
      </w:pPr>
      <w:r>
        <w:t xml:space="preserve">The E-stop located on the DEN (named the Dash E-stop) </w:t>
      </w:r>
      <w:r w:rsidR="004952F6">
        <w:t xml:space="preserve">has had its </w:t>
      </w:r>
      <w:r w:rsidR="00A769F5">
        <w:t xml:space="preserve">mating </w:t>
      </w:r>
      <w:r w:rsidR="004952F6">
        <w:t xml:space="preserve">contacts warn down </w:t>
      </w:r>
      <w:r w:rsidR="00A769F5">
        <w:t xml:space="preserve">over time. The author assumes due to incorrect use of the E-stop (pulling it out instead of twist pulling to release it). It was noticed to be warn down 4 days from competition, and the author had a handful ordered to the University that arrived after the team had left for competition. Luckily Mr Malcolm Sidney had not yet left, so was able to bring them down with him. </w:t>
      </w:r>
    </w:p>
    <w:p w14:paraId="6FA5A23B" w14:textId="082225AA" w:rsidR="00A769F5" w:rsidRDefault="00A769F5" w:rsidP="00A769F5">
      <w:pPr>
        <w:pStyle w:val="ListParagraph"/>
        <w:numPr>
          <w:ilvl w:val="1"/>
          <w:numId w:val="30"/>
        </w:numPr>
      </w:pPr>
      <w:r>
        <w:t>The replacement E-stops did not have to be used during the 2025 competition, but it should be noted as a potential point of failure for the shutdown system.</w:t>
      </w:r>
    </w:p>
    <w:p w14:paraId="7EFEF0B8" w14:textId="561B345E" w:rsidR="00A451A4" w:rsidRDefault="00A451A4" w:rsidP="00A451A4">
      <w:pPr>
        <w:pStyle w:val="ListParagraph"/>
        <w:numPr>
          <w:ilvl w:val="0"/>
          <w:numId w:val="30"/>
        </w:numPr>
      </w:pPr>
      <w:r>
        <w:t xml:space="preserve">The Accumulator saw </w:t>
      </w:r>
      <w:r w:rsidR="00CB2A6C">
        <w:t xml:space="preserve">two </w:t>
      </w:r>
      <w:r>
        <w:t xml:space="preserve">very late </w:t>
      </w:r>
      <w:r w:rsidR="00CB2A6C">
        <w:t xml:space="preserve">mechanical </w:t>
      </w:r>
      <w:r>
        <w:t>design implementation</w:t>
      </w:r>
      <w:r w:rsidR="00CB2A6C">
        <w:t>s</w:t>
      </w:r>
      <w:r>
        <w:t xml:space="preserve"> due </w:t>
      </w:r>
      <w:r w:rsidR="00CB2A6C">
        <w:t>compliance concerns. Namely the</w:t>
      </w:r>
      <w:r w:rsidR="00C97EC6">
        <w:t xml:space="preserve"> container and segment housings were replaced </w:t>
      </w:r>
      <w:r w:rsidR="00B131B8">
        <w:t xml:space="preserve">very close to competition. The author had integration concerns about these two </w:t>
      </w:r>
      <w:r w:rsidR="001A6FE5">
        <w:t xml:space="preserve">late </w:t>
      </w:r>
      <w:r w:rsidR="00B131B8">
        <w:t>implementations,</w:t>
      </w:r>
      <w:r w:rsidR="001A6FE5">
        <w:t xml:space="preserve"> as </w:t>
      </w:r>
      <w:r w:rsidR="001B39E7">
        <w:lastRenderedPageBreak/>
        <w:t xml:space="preserve">there are usually things missed during design. Luckily the issues </w:t>
      </w:r>
      <w:r w:rsidR="00300B62">
        <w:t xml:space="preserve">that occurred </w:t>
      </w:r>
      <w:r w:rsidR="00847B15">
        <w:t xml:space="preserve">were easily fixable in the timespan. Details on these issues can be found in Ryan Bird’s FYP report </w:t>
      </w:r>
      <w:sdt>
        <w:sdtPr>
          <w:id w:val="807368547"/>
          <w:citation/>
        </w:sdtPr>
        <w:sdtContent>
          <w:r w:rsidR="00847B15">
            <w:fldChar w:fldCharType="begin"/>
          </w:r>
          <w:r w:rsidR="00847B15">
            <w:instrText xml:space="preserve"> CITATION RBi \l 3081 </w:instrText>
          </w:r>
          <w:r w:rsidR="00847B15">
            <w:fldChar w:fldCharType="separate"/>
          </w:r>
          <w:r w:rsidR="00847B15" w:rsidRPr="00847B15">
            <w:rPr>
              <w:noProof/>
            </w:rPr>
            <w:t>[8]</w:t>
          </w:r>
          <w:r w:rsidR="00847B15">
            <w:fldChar w:fldCharType="end"/>
          </w:r>
        </w:sdtContent>
      </w:sdt>
      <w:r w:rsidR="00847B15">
        <w:t>.</w:t>
      </w:r>
    </w:p>
    <w:p w14:paraId="067312F9" w14:textId="66B00610" w:rsidR="001D0F15" w:rsidRDefault="001D0F15" w:rsidP="001D0F15">
      <w:pPr>
        <w:pStyle w:val="Heading2"/>
      </w:pPr>
      <w:bookmarkStart w:id="188" w:name="_Toc218885931"/>
      <w:r w:rsidRPr="001D0F15">
        <w:t>Team and Workload Management Risks</w:t>
      </w:r>
      <w:bookmarkEnd w:id="188"/>
    </w:p>
    <w:p w14:paraId="4D3A25F5" w14:textId="05063406" w:rsidR="00847B15" w:rsidRDefault="00847B15" w:rsidP="00847B15">
      <w:r>
        <w:t xml:space="preserve">The </w:t>
      </w:r>
      <w:r w:rsidR="003A4287">
        <w:t>risks that the author had identified for mainly himself, but also for other team members of the Mechatronics team are detailed below</w:t>
      </w:r>
      <w:r w:rsidR="00D02275">
        <w:t>.</w:t>
      </w:r>
    </w:p>
    <w:p w14:paraId="0AE23604" w14:textId="77777777" w:rsidR="000B1A45" w:rsidRDefault="000B1A45" w:rsidP="000B1A45">
      <w:pPr>
        <w:pStyle w:val="ListParagraph"/>
        <w:numPr>
          <w:ilvl w:val="0"/>
          <w:numId w:val="33"/>
        </w:numPr>
      </w:pPr>
      <w:r>
        <w:t>Burn out</w:t>
      </w:r>
    </w:p>
    <w:p w14:paraId="233EF8A5" w14:textId="77777777" w:rsidR="000B1A45" w:rsidRDefault="000B1A45" w:rsidP="000B1A45">
      <w:pPr>
        <w:pStyle w:val="ListParagraph"/>
        <w:numPr>
          <w:ilvl w:val="0"/>
          <w:numId w:val="33"/>
        </w:numPr>
      </w:pPr>
      <w:r>
        <w:t xml:space="preserve">Overworking </w:t>
      </w:r>
    </w:p>
    <w:p w14:paraId="41D58677" w14:textId="77777777" w:rsidR="000B1A45" w:rsidRDefault="000B1A45" w:rsidP="000B1A45">
      <w:pPr>
        <w:pStyle w:val="ListParagraph"/>
        <w:numPr>
          <w:ilvl w:val="0"/>
          <w:numId w:val="33"/>
        </w:numPr>
      </w:pPr>
      <w:r>
        <w:t>Timeline management</w:t>
      </w:r>
    </w:p>
    <w:p w14:paraId="379469BC" w14:textId="77777777" w:rsidR="000B1A45" w:rsidRDefault="000B1A45" w:rsidP="000B1A45">
      <w:pPr>
        <w:pStyle w:val="ListParagraph"/>
        <w:numPr>
          <w:ilvl w:val="0"/>
          <w:numId w:val="33"/>
        </w:numPr>
      </w:pPr>
      <w:r>
        <w:t>FSAE-A rules</w:t>
      </w:r>
    </w:p>
    <w:p w14:paraId="53A9175B" w14:textId="77777777" w:rsidR="000B1A45" w:rsidRDefault="000B1A45" w:rsidP="000B1A45">
      <w:pPr>
        <w:pStyle w:val="ListParagraph"/>
        <w:numPr>
          <w:ilvl w:val="0"/>
          <w:numId w:val="33"/>
        </w:numPr>
      </w:pPr>
      <w:r>
        <w:t>Team Leader/Chief Engineer inconsistent participation in the team</w:t>
      </w:r>
    </w:p>
    <w:p w14:paraId="18F1D188" w14:textId="77777777" w:rsidR="000B1A45" w:rsidRDefault="000B1A45" w:rsidP="000B1A45">
      <w:pPr>
        <w:pStyle w:val="ListParagraph"/>
        <w:numPr>
          <w:ilvl w:val="0"/>
          <w:numId w:val="33"/>
        </w:numPr>
      </w:pPr>
      <w:r>
        <w:t>Constraints from Team Leader/Chief Engineer</w:t>
      </w:r>
    </w:p>
    <w:p w14:paraId="474F26E2" w14:textId="4C8AD47A" w:rsidR="00EB376A" w:rsidRPr="00D02275" w:rsidRDefault="000B1A45" w:rsidP="00D02275">
      <w:pPr>
        <w:pStyle w:val="ListParagraph"/>
        <w:numPr>
          <w:ilvl w:val="0"/>
          <w:numId w:val="33"/>
        </w:numPr>
      </w:pPr>
      <w:r>
        <w:t>High voltage systems</w:t>
      </w:r>
    </w:p>
    <w:p w14:paraId="1BF7AF6D" w14:textId="77777777" w:rsidR="001D0F15" w:rsidRDefault="001D0F15" w:rsidP="001D0F15">
      <w:pPr>
        <w:pStyle w:val="Heading2"/>
      </w:pPr>
      <w:bookmarkStart w:id="189" w:name="_Toc218885932"/>
      <w:r w:rsidRPr="001D0F15">
        <w:t>Schedule and Delivery Risks</w:t>
      </w:r>
      <w:bookmarkEnd w:id="189"/>
    </w:p>
    <w:p w14:paraId="036586B7" w14:textId="5EA18F67" w:rsidR="007302A1" w:rsidRDefault="007302A1" w:rsidP="007302A1">
      <w:r>
        <w:t>The author’s mindset to sch</w:t>
      </w:r>
      <w:r w:rsidR="00BF44AF">
        <w:t xml:space="preserve">edule and delivery risks and how to minimise them as best as possible was to follow the philosophy of fail early and fail cheaply. </w:t>
      </w:r>
      <w:r w:rsidR="009E684E">
        <w:t xml:space="preserve">Failure is the key building block to a </w:t>
      </w:r>
      <w:r w:rsidR="00A25656">
        <w:t xml:space="preserve">good engineer. </w:t>
      </w:r>
      <w:r w:rsidR="007139B2">
        <w:t>Failing early allows time for design changes</w:t>
      </w:r>
      <w:r w:rsidR="000F09DB">
        <w:t>. F</w:t>
      </w:r>
      <w:r w:rsidR="009E684E">
        <w:t>ail</w:t>
      </w:r>
      <w:r w:rsidR="000F09DB">
        <w:t xml:space="preserve">ing cheaply refers to both time and money cost. Due to the team’s small budget, failing cheaply </w:t>
      </w:r>
      <w:r w:rsidR="00691CD1">
        <w:t xml:space="preserve">is a key </w:t>
      </w:r>
      <w:r w:rsidR="006E5C96">
        <w:t>constraint</w:t>
      </w:r>
      <w:r w:rsidR="00665258">
        <w:t xml:space="preserve">. </w:t>
      </w:r>
    </w:p>
    <w:p w14:paraId="4DF482CA" w14:textId="41FAB848" w:rsidR="00B44288" w:rsidRDefault="00D77A91" w:rsidP="007302A1">
      <w:r>
        <w:t xml:space="preserve">From this, Mechatronic designs were able to have the most testing time </w:t>
      </w:r>
      <w:r w:rsidR="0045744B">
        <w:t xml:space="preserve">of </w:t>
      </w:r>
      <w:r>
        <w:t>new systems on the competition platform</w:t>
      </w:r>
      <w:r w:rsidR="008A0DFF">
        <w:t xml:space="preserve">. </w:t>
      </w:r>
      <w:r w:rsidR="00616DF2">
        <w:t>It gave the most time to implement changes, resulting in low risk from schedule and delivery timeframes.</w:t>
      </w:r>
    </w:p>
    <w:p w14:paraId="22753D05" w14:textId="399A8F12" w:rsidR="00D77A91" w:rsidRPr="007302A1" w:rsidRDefault="00B44288" w:rsidP="00B44288">
      <w:pPr>
        <w:spacing w:line="259" w:lineRule="auto"/>
        <w:jc w:val="left"/>
      </w:pPr>
      <w:r>
        <w:br w:type="page"/>
      </w:r>
    </w:p>
    <w:p w14:paraId="4C2A3253" w14:textId="58ADBB4F" w:rsidR="001D0F15" w:rsidRDefault="001D0F15" w:rsidP="001D0F15">
      <w:pPr>
        <w:pStyle w:val="Heading2"/>
      </w:pPr>
      <w:bookmarkStart w:id="190" w:name="_Toc218885933"/>
      <w:r w:rsidRPr="001D0F15">
        <w:lastRenderedPageBreak/>
        <w:t>Key Lessons Learnt</w:t>
      </w:r>
      <w:bookmarkEnd w:id="190"/>
    </w:p>
    <w:p w14:paraId="1ACEC71B" w14:textId="44FEAC05" w:rsidR="00616DF2" w:rsidRDefault="00616DF2" w:rsidP="00616DF2">
      <w:r>
        <w:t xml:space="preserve">Arguably the largest risk that the author was met with personally was </w:t>
      </w:r>
      <w:r w:rsidR="008D0ADA">
        <w:t xml:space="preserve">letting NU Racing consume his life. </w:t>
      </w:r>
      <w:r w:rsidR="000F0F0E">
        <w:t xml:space="preserve">It became all I thought about, which was not healthy. </w:t>
      </w:r>
      <w:r w:rsidR="004B7A2B">
        <w:t xml:space="preserve">I found it incredibly hard to tell myself to switch off when I needed to. Something I learnt from Dr Dylan Cuskelly during my performance review was </w:t>
      </w:r>
      <w:r w:rsidR="002031B5">
        <w:t xml:space="preserve">that a way of switching off is by physically doing a task to turn your mind </w:t>
      </w:r>
      <w:r w:rsidR="00BB13B9">
        <w:t xml:space="preserve">to something else. For me, I found this came in the form of ‘documenting’, writing down the concern at the forefront of my mind at the time helped me to not stress about this as much. But other methods include </w:t>
      </w:r>
      <w:r w:rsidR="0002462A">
        <w:t xml:space="preserve">dedicating a specific shirt or item of clothing to a task. For </w:t>
      </w:r>
      <w:r w:rsidR="00B44288">
        <w:t>example,</w:t>
      </w:r>
      <w:r w:rsidR="0002462A">
        <w:t xml:space="preserve"> wearing the NU Racing shirt only when doing NU Racing work and for nothing else. Or to </w:t>
      </w:r>
      <w:r w:rsidR="00BB6566">
        <w:t>d</w:t>
      </w:r>
      <w:r w:rsidR="00191FA1">
        <w:t>i</w:t>
      </w:r>
      <w:r w:rsidR="00BB6566">
        <w:t xml:space="preserve">stract yourself by </w:t>
      </w:r>
      <w:r w:rsidR="005F34A2">
        <w:t>exercising, playing video games, hanging out with loved ones</w:t>
      </w:r>
      <w:r w:rsidR="00B44288">
        <w:t>. Something to physically separate yourself from your usual environment to force your brain to stop thinking.</w:t>
      </w:r>
    </w:p>
    <w:p w14:paraId="1BC8AF66" w14:textId="2DCDC65D" w:rsidR="00294BAC" w:rsidRDefault="008F3C6C" w:rsidP="003F1607">
      <w:r>
        <w:t xml:space="preserve">Talk about things that are bugging you. About people’s behaviour or technical concerns about the car or how the team is running. Again, Dr Dylan Cuskelly is </w:t>
      </w:r>
      <w:r w:rsidR="00DB0DD4">
        <w:t xml:space="preserve">a valuable </w:t>
      </w:r>
      <w:r w:rsidR="00180EE1">
        <w:t>asset</w:t>
      </w:r>
      <w:r>
        <w:t xml:space="preserve"> to have, who will drop everything he is doing to </w:t>
      </w:r>
      <w:r w:rsidR="00E94614">
        <w:t>make sure that you are heard</w:t>
      </w:r>
      <w:r w:rsidR="00193314">
        <w:t xml:space="preserve">, and will give advice </w:t>
      </w:r>
      <w:r w:rsidR="00AA73DE">
        <w:t xml:space="preserve">on the situation, or begin to put a plan in place </w:t>
      </w:r>
      <w:r w:rsidR="0060028B">
        <w:t xml:space="preserve">to change things. </w:t>
      </w:r>
      <w:r w:rsidR="00180EE1">
        <w:t xml:space="preserve">It is never a sign of weakness to speak up, and the situation can </w:t>
      </w:r>
      <w:r w:rsidR="00180EE1" w:rsidRPr="00180EE1">
        <w:rPr>
          <w:u w:val="single"/>
        </w:rPr>
        <w:t>literally</w:t>
      </w:r>
      <w:r w:rsidR="00180EE1">
        <w:t xml:space="preserve"> only be better for it.</w:t>
      </w:r>
    </w:p>
    <w:p w14:paraId="71C85766" w14:textId="60D28A5A" w:rsidR="003F1607" w:rsidRDefault="00294BAC" w:rsidP="00294BAC">
      <w:pPr>
        <w:spacing w:line="259" w:lineRule="auto"/>
        <w:jc w:val="left"/>
      </w:pPr>
      <w:r>
        <w:br w:type="page"/>
      </w:r>
    </w:p>
    <w:p w14:paraId="7CFD9F56" w14:textId="3761722F" w:rsidR="003F1607" w:rsidRDefault="002B7806" w:rsidP="003F1607">
      <w:pPr>
        <w:pStyle w:val="Heading1"/>
      </w:pPr>
      <w:bookmarkStart w:id="191" w:name="_Toc218885934"/>
      <w:r>
        <w:lastRenderedPageBreak/>
        <w:t>Project</w:t>
      </w:r>
      <w:r w:rsidR="003F1607">
        <w:t xml:space="preserve"> Outcomes and Performance Evaluation</w:t>
      </w:r>
      <w:bookmarkEnd w:id="191"/>
    </w:p>
    <w:p w14:paraId="5B1BA4C9" w14:textId="77777777" w:rsidR="001D0F15" w:rsidRDefault="001D0F15" w:rsidP="001D0F15">
      <w:pPr>
        <w:pStyle w:val="Heading2"/>
      </w:pPr>
      <w:bookmarkStart w:id="192" w:name="_Toc218885935"/>
      <w:r w:rsidRPr="001D0F15">
        <w:t>Achievement of Project Objectives</w:t>
      </w:r>
      <w:bookmarkEnd w:id="192"/>
    </w:p>
    <w:p w14:paraId="31DD0EB6" w14:textId="4150B7EF" w:rsidR="007F2ED6" w:rsidRPr="007F2ED6" w:rsidRDefault="007F2ED6" w:rsidP="001C17B8">
      <w:pPr>
        <w:pStyle w:val="ListParagraph"/>
        <w:numPr>
          <w:ilvl w:val="0"/>
          <w:numId w:val="2"/>
        </w:numPr>
        <w:rPr>
          <w:color w:val="EE0000"/>
        </w:rPr>
      </w:pPr>
      <w:r>
        <w:rPr>
          <w:color w:val="EE0000"/>
        </w:rPr>
        <w:t>Did people do all the stuff we asked them to do</w:t>
      </w:r>
    </w:p>
    <w:p w14:paraId="130A30FB" w14:textId="77777777" w:rsidR="001D0F15" w:rsidRDefault="001D0F15" w:rsidP="001D0F15">
      <w:pPr>
        <w:pStyle w:val="Heading2"/>
      </w:pPr>
      <w:bookmarkStart w:id="193" w:name="_Toc218885936"/>
      <w:r w:rsidRPr="001D0F15">
        <w:t>Assessment Against Success Measures</w:t>
      </w:r>
      <w:bookmarkEnd w:id="193"/>
    </w:p>
    <w:p w14:paraId="6E5A2ED1" w14:textId="36922BE9" w:rsidR="00F7556E" w:rsidRPr="00F7556E" w:rsidRDefault="00F7556E" w:rsidP="001C17B8">
      <w:pPr>
        <w:pStyle w:val="ListParagraph"/>
        <w:numPr>
          <w:ilvl w:val="0"/>
          <w:numId w:val="2"/>
        </w:numPr>
        <w:rPr>
          <w:color w:val="EE0000"/>
        </w:rPr>
      </w:pPr>
      <w:r>
        <w:rPr>
          <w:color w:val="EE0000"/>
        </w:rPr>
        <w:t xml:space="preserve">Any success that occurred from </w:t>
      </w:r>
      <w:r>
        <w:rPr>
          <w:color w:val="EE0000"/>
        </w:rPr>
        <w:fldChar w:fldCharType="begin"/>
      </w:r>
      <w:r>
        <w:rPr>
          <w:color w:val="EE0000"/>
        </w:rPr>
        <w:instrText xml:space="preserve"> REF _Ref218612527 \h </w:instrText>
      </w:r>
      <w:r>
        <w:rPr>
          <w:color w:val="EE0000"/>
        </w:rPr>
      </w:r>
      <w:r>
        <w:rPr>
          <w:color w:val="EE0000"/>
        </w:rPr>
        <w:fldChar w:fldCharType="separate"/>
      </w:r>
      <w:r w:rsidR="00886461" w:rsidRPr="00055FCD">
        <w:t>Project Objectives and Success Criteria</w:t>
      </w:r>
      <w:r>
        <w:rPr>
          <w:color w:val="EE0000"/>
        </w:rPr>
        <w:fldChar w:fldCharType="end"/>
      </w:r>
    </w:p>
    <w:p w14:paraId="284F630C" w14:textId="29B4AAD3" w:rsidR="001D0F15" w:rsidRDefault="001D0F15" w:rsidP="001D0F15">
      <w:pPr>
        <w:pStyle w:val="Heading2"/>
      </w:pPr>
      <w:bookmarkStart w:id="194" w:name="_Toc218885937"/>
      <w:r w:rsidRPr="001D0F15">
        <w:t>Impact on Team Performance and Competition Readiness</w:t>
      </w:r>
      <w:bookmarkEnd w:id="194"/>
    </w:p>
    <w:p w14:paraId="32B0A290" w14:textId="068DB269" w:rsidR="00DF7FCE" w:rsidRPr="00DF7FCE" w:rsidRDefault="00DF7FCE" w:rsidP="00DF7FCE">
      <w:pPr>
        <w:pStyle w:val="Heading3"/>
      </w:pPr>
      <w:bookmarkStart w:id="195" w:name="_Toc218885938"/>
      <w:r w:rsidRPr="00DF7FCE">
        <w:t>Static Events Performance</w:t>
      </w:r>
      <w:bookmarkEnd w:id="195"/>
    </w:p>
    <w:p w14:paraId="3D594D52" w14:textId="77777777" w:rsidR="00DF7FCE" w:rsidRPr="00DF7FCE" w:rsidRDefault="00DF7FCE" w:rsidP="00DF7FCE">
      <w:pPr>
        <w:spacing w:line="259" w:lineRule="auto"/>
        <w:ind w:left="1080"/>
        <w:rPr>
          <w:color w:val="EE0000"/>
        </w:rPr>
      </w:pPr>
      <w:r w:rsidRPr="00DF7FCE">
        <w:rPr>
          <w:color w:val="EE0000"/>
        </w:rPr>
        <w:t>Cover:</w:t>
      </w:r>
    </w:p>
    <w:p w14:paraId="25F828EB"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Design Event</w:t>
      </w:r>
    </w:p>
    <w:p w14:paraId="3C4688F4"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Cost Event</w:t>
      </w:r>
    </w:p>
    <w:p w14:paraId="7900BA59" w14:textId="77777777" w:rsidR="00DF7FCE" w:rsidRPr="00DF7FCE" w:rsidRDefault="00DF7FCE" w:rsidP="001C17B8">
      <w:pPr>
        <w:numPr>
          <w:ilvl w:val="0"/>
          <w:numId w:val="5"/>
        </w:numPr>
        <w:tabs>
          <w:tab w:val="clear" w:pos="720"/>
          <w:tab w:val="num" w:pos="1800"/>
        </w:tabs>
        <w:spacing w:line="259" w:lineRule="auto"/>
        <w:ind w:left="1800"/>
        <w:rPr>
          <w:color w:val="EE0000"/>
        </w:rPr>
      </w:pPr>
      <w:r w:rsidRPr="00DF7FCE">
        <w:rPr>
          <w:color w:val="EE0000"/>
        </w:rPr>
        <w:t>Any electrical-related questioning</w:t>
      </w:r>
    </w:p>
    <w:p w14:paraId="2BF9F400" w14:textId="77777777" w:rsidR="00DF7FCE" w:rsidRPr="00DF7FCE" w:rsidRDefault="00DF7FCE" w:rsidP="00DF7FCE">
      <w:pPr>
        <w:spacing w:line="259" w:lineRule="auto"/>
        <w:ind w:left="1080"/>
        <w:rPr>
          <w:color w:val="EE0000"/>
        </w:rPr>
      </w:pPr>
      <w:r w:rsidRPr="00DF7FCE">
        <w:rPr>
          <w:color w:val="EE0000"/>
        </w:rPr>
        <w:t>Focus on:</w:t>
      </w:r>
    </w:p>
    <w:p w14:paraId="2F126DA8" w14:textId="77777777" w:rsidR="00DF7FCE" w:rsidRPr="00DF7FCE" w:rsidRDefault="00DF7FCE" w:rsidP="001C17B8">
      <w:pPr>
        <w:numPr>
          <w:ilvl w:val="0"/>
          <w:numId w:val="6"/>
        </w:numPr>
        <w:tabs>
          <w:tab w:val="clear" w:pos="720"/>
          <w:tab w:val="num" w:pos="1800"/>
        </w:tabs>
        <w:spacing w:line="259" w:lineRule="auto"/>
        <w:ind w:left="1800"/>
        <w:rPr>
          <w:color w:val="EE0000"/>
        </w:rPr>
      </w:pPr>
      <w:r w:rsidRPr="00DF7FCE">
        <w:rPr>
          <w:color w:val="EE0000"/>
        </w:rPr>
        <w:t>How mechatronic design choices were justified</w:t>
      </w:r>
    </w:p>
    <w:p w14:paraId="71058EB6" w14:textId="77777777" w:rsidR="00DF7FCE" w:rsidRPr="00DF7FCE" w:rsidRDefault="00DF7FCE" w:rsidP="001C17B8">
      <w:pPr>
        <w:numPr>
          <w:ilvl w:val="0"/>
          <w:numId w:val="6"/>
        </w:numPr>
        <w:tabs>
          <w:tab w:val="clear" w:pos="720"/>
          <w:tab w:val="num" w:pos="1800"/>
        </w:tabs>
        <w:spacing w:line="259" w:lineRule="auto"/>
        <w:ind w:left="1800"/>
        <w:rPr>
          <w:color w:val="EE0000"/>
        </w:rPr>
      </w:pPr>
      <w:r w:rsidRPr="00DF7FCE">
        <w:rPr>
          <w:color w:val="EE0000"/>
        </w:rPr>
        <w:t>Whether documentation and validation held up</w:t>
      </w:r>
    </w:p>
    <w:p w14:paraId="7D40BD4C" w14:textId="77777777" w:rsidR="00DF7FCE" w:rsidRPr="00EB3E14" w:rsidRDefault="00DF7FCE" w:rsidP="001C17B8">
      <w:pPr>
        <w:numPr>
          <w:ilvl w:val="0"/>
          <w:numId w:val="6"/>
        </w:numPr>
        <w:tabs>
          <w:tab w:val="clear" w:pos="720"/>
          <w:tab w:val="num" w:pos="1800"/>
        </w:tabs>
        <w:ind w:left="1800"/>
        <w:rPr>
          <w:color w:val="EE0000"/>
        </w:rPr>
      </w:pPr>
      <w:r w:rsidRPr="00DF7FCE">
        <w:rPr>
          <w:color w:val="EE0000"/>
        </w:rPr>
        <w:t>Challenges raised by judges and how they were addressed</w:t>
      </w:r>
    </w:p>
    <w:p w14:paraId="1079F029" w14:textId="28E5BE38" w:rsidR="0039123E" w:rsidRDefault="007E5E7D" w:rsidP="0039123E">
      <w:pPr>
        <w:pStyle w:val="Heading3"/>
      </w:pPr>
      <w:bookmarkStart w:id="196" w:name="_Toc218885939"/>
      <w:r>
        <w:t xml:space="preserve">2025 </w:t>
      </w:r>
      <w:r w:rsidR="0039123E" w:rsidRPr="0039123E">
        <w:t>Dynamic Events Performance</w:t>
      </w:r>
      <w:bookmarkEnd w:id="196"/>
    </w:p>
    <w:p w14:paraId="215D897D" w14:textId="21932586" w:rsidR="007E5E7D" w:rsidRPr="0039123E" w:rsidRDefault="007E5E7D" w:rsidP="007E5E7D">
      <w:pPr>
        <w:spacing w:line="259" w:lineRule="auto"/>
        <w:ind w:left="1224"/>
        <w:rPr>
          <w:color w:val="EE0000"/>
        </w:rPr>
      </w:pPr>
      <w:r w:rsidRPr="0039123E">
        <w:rPr>
          <w:color w:val="EE0000"/>
        </w:rPr>
        <w:t>Focus on:</w:t>
      </w:r>
    </w:p>
    <w:p w14:paraId="1C705023" w14:textId="7BFE57A8"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Reliability and robustness of mechatronic systems</w:t>
      </w:r>
    </w:p>
    <w:p w14:paraId="1BBF0C62" w14:textId="3CBDC908"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Fault occurrence and recovery</w:t>
      </w:r>
    </w:p>
    <w:p w14:paraId="0B4AD1E3" w14:textId="47B4A903" w:rsidR="007E5E7D" w:rsidRPr="0039123E" w:rsidRDefault="007E5E7D" w:rsidP="007E5E7D">
      <w:pPr>
        <w:numPr>
          <w:ilvl w:val="0"/>
          <w:numId w:val="8"/>
        </w:numPr>
        <w:tabs>
          <w:tab w:val="clear" w:pos="720"/>
          <w:tab w:val="num" w:pos="1944"/>
        </w:tabs>
        <w:spacing w:line="259" w:lineRule="auto"/>
        <w:ind w:left="1944"/>
        <w:rPr>
          <w:color w:val="EE0000"/>
        </w:rPr>
      </w:pPr>
      <w:r w:rsidRPr="0039123E">
        <w:rPr>
          <w:color w:val="EE0000"/>
        </w:rPr>
        <w:t>Thermal, electrical, or control limitations observed</w:t>
      </w:r>
    </w:p>
    <w:p w14:paraId="537DEF98" w14:textId="49095F5E" w:rsidR="007E5E7D" w:rsidRPr="007E5E7D" w:rsidRDefault="007E5E7D" w:rsidP="007E5E7D">
      <w:pPr>
        <w:numPr>
          <w:ilvl w:val="0"/>
          <w:numId w:val="8"/>
        </w:numPr>
        <w:tabs>
          <w:tab w:val="clear" w:pos="720"/>
          <w:tab w:val="num" w:pos="1944"/>
        </w:tabs>
        <w:spacing w:line="259" w:lineRule="auto"/>
        <w:ind w:left="1944"/>
        <w:rPr>
          <w:color w:val="EE0000"/>
        </w:rPr>
      </w:pPr>
      <w:r w:rsidRPr="0039123E">
        <w:rPr>
          <w:color w:val="EE0000"/>
        </w:rPr>
        <w:t>Whether performance matched expectations</w:t>
      </w:r>
    </w:p>
    <w:p w14:paraId="6D102658" w14:textId="5AD8FCF5" w:rsidR="00F5420C" w:rsidRDefault="007E5E7D" w:rsidP="00F5420C">
      <w:pPr>
        <w:pStyle w:val="Heading4"/>
      </w:pPr>
      <w:r>
        <w:t>Skid pad</w:t>
      </w:r>
    </w:p>
    <w:p w14:paraId="5A96B7C7" w14:textId="6D752B3D" w:rsidR="005C2A86" w:rsidRPr="005C2A86" w:rsidRDefault="005C2A86" w:rsidP="005C2A86">
      <w:r>
        <w:t xml:space="preserve">No Mechatronic related issues were had during the Skid pad event. </w:t>
      </w:r>
      <w:r w:rsidR="00A04241">
        <w:t>The two drivers did extremely well consider</w:t>
      </w:r>
      <w:r w:rsidR="00EE4608">
        <w:t>ing</w:t>
      </w:r>
      <w:r w:rsidR="00A04241">
        <w:t xml:space="preserve"> the conditions. The team placed </w:t>
      </w:r>
      <w:r w:rsidR="00F8013D">
        <w:t>7</w:t>
      </w:r>
      <w:r w:rsidR="00F8013D" w:rsidRPr="00F8013D">
        <w:rPr>
          <w:vertAlign w:val="superscript"/>
        </w:rPr>
        <w:t>th</w:t>
      </w:r>
      <w:r w:rsidR="00F8013D">
        <w:t xml:space="preserve"> overall in this event</w:t>
      </w:r>
    </w:p>
    <w:p w14:paraId="61C58E05" w14:textId="7C759A39" w:rsidR="00F5420C" w:rsidRDefault="00F5420C" w:rsidP="00F5420C">
      <w:pPr>
        <w:pStyle w:val="Heading4"/>
      </w:pPr>
      <w:bookmarkStart w:id="197" w:name="_Ref218885979"/>
      <w:r>
        <w:t>Acceleration</w:t>
      </w:r>
      <w:bookmarkEnd w:id="197"/>
    </w:p>
    <w:p w14:paraId="3F13DCF3" w14:textId="3BC511B9" w:rsidR="00F8013D" w:rsidRDefault="0006125A" w:rsidP="00F8013D">
      <w:r>
        <w:t xml:space="preserve">Acceleration has historically never been a dynamic event </w:t>
      </w:r>
      <w:r w:rsidR="00FA1C41">
        <w:t xml:space="preserve">that </w:t>
      </w:r>
      <w:r>
        <w:t xml:space="preserve">NU Racing designed for, </w:t>
      </w:r>
      <w:r w:rsidR="00FA1C41">
        <w:t xml:space="preserve">due to the sole fact that the team runs a single rear motor with very </w:t>
      </w:r>
      <w:r w:rsidR="000A0AAC">
        <w:t xml:space="preserve">limited capability. </w:t>
      </w:r>
      <w:r w:rsidR="00F8013D">
        <w:t>NU Racing placed 2</w:t>
      </w:r>
      <w:r w:rsidR="00F8013D" w:rsidRPr="00F8013D">
        <w:rPr>
          <w:vertAlign w:val="superscript"/>
        </w:rPr>
        <w:t>nd</w:t>
      </w:r>
      <w:r w:rsidR="00F8013D">
        <w:t xml:space="preserve"> place in Acceleration, </w:t>
      </w:r>
      <w:r w:rsidR="00FF5DFF">
        <w:t>a result that the team is pleased with considering the conditions</w:t>
      </w:r>
      <w:r w:rsidR="004F788B">
        <w:t xml:space="preserve"> and</w:t>
      </w:r>
      <w:r w:rsidR="000D5C2B">
        <w:t xml:space="preserve"> that many other teams run </w:t>
      </w:r>
      <w:r w:rsidR="00470ACD">
        <w:t>hub motor designs in both two wheel and four-wheel configurations</w:t>
      </w:r>
      <w:r w:rsidR="00FF5DFF">
        <w:t xml:space="preserve">. Though the team’s fastest acceleration time was slower than 2024, </w:t>
      </w:r>
      <w:r w:rsidR="00FB7085">
        <w:t xml:space="preserve">the team </w:t>
      </w:r>
      <w:r w:rsidR="00470ACD">
        <w:t xml:space="preserve">showed their </w:t>
      </w:r>
      <w:r w:rsidR="00453826">
        <w:t xml:space="preserve">preparedness of successfully </w:t>
      </w:r>
      <w:r w:rsidR="00453826">
        <w:lastRenderedPageBreak/>
        <w:t xml:space="preserve">being on time and participating in the event. </w:t>
      </w:r>
      <w:r w:rsidR="006B5B45">
        <w:t xml:space="preserve">Something that </w:t>
      </w:r>
      <w:r w:rsidR="00D0058B">
        <w:t xml:space="preserve">a surprisingly amount of </w:t>
      </w:r>
      <w:r w:rsidR="00F35A17">
        <w:t>the big teams with more funding and people cannot say.</w:t>
      </w:r>
    </w:p>
    <w:p w14:paraId="18E55E09" w14:textId="787B4988" w:rsidR="00F35A17" w:rsidRPr="00F8013D" w:rsidRDefault="00F35A17" w:rsidP="00F8013D">
      <w:r>
        <w:t xml:space="preserve">This being said, NU25 did have two Inverter faults </w:t>
      </w:r>
      <w:r w:rsidR="009B1C91">
        <w:t xml:space="preserve">causing the car to lose power </w:t>
      </w:r>
      <w:r>
        <w:t>durin</w:t>
      </w:r>
      <w:r w:rsidR="004541EF">
        <w:t xml:space="preserve">g two of the four allowed Acceleration runs. </w:t>
      </w:r>
      <w:r w:rsidR="001077D3">
        <w:t>Details listed below.</w:t>
      </w:r>
    </w:p>
    <w:p w14:paraId="33031D0E" w14:textId="3517B5B2" w:rsidR="007E5E7D" w:rsidRPr="007E5E7D" w:rsidRDefault="007E5E7D" w:rsidP="007E5E7D">
      <w:r>
        <w:t>A</w:t>
      </w:r>
      <w:r w:rsidR="009A20FE">
        <w:t xml:space="preserve"> screenshot of the </w:t>
      </w:r>
      <w:r w:rsidR="00886461">
        <w:t xml:space="preserve">stored MoTeC data can be seen in </w:t>
      </w:r>
      <w:r w:rsidR="00886461">
        <w:fldChar w:fldCharType="begin"/>
      </w:r>
      <w:r w:rsidR="00886461">
        <w:instrText xml:space="preserve"> REF _Ref218885819 \h </w:instrText>
      </w:r>
      <w:r w:rsidR="00886461">
        <w:fldChar w:fldCharType="separate"/>
      </w:r>
      <w:r w:rsidR="00886461">
        <w:t xml:space="preserve">Figure </w:t>
      </w:r>
      <w:r w:rsidR="00886461">
        <w:rPr>
          <w:noProof/>
        </w:rPr>
        <w:t>27</w:t>
      </w:r>
      <w:r w:rsidR="00886461">
        <w:t>. 2025 Acceleration Faults</w:t>
      </w:r>
      <w:r w:rsidR="00886461">
        <w:fldChar w:fldCharType="end"/>
      </w:r>
      <w:r w:rsidR="00886461">
        <w:t>.</w:t>
      </w:r>
    </w:p>
    <w:p w14:paraId="3EC83872" w14:textId="77777777" w:rsidR="000A319F" w:rsidRDefault="000A319F" w:rsidP="007E5E7D">
      <w:pPr>
        <w:pStyle w:val="ListParagraph"/>
        <w:numPr>
          <w:ilvl w:val="0"/>
          <w:numId w:val="7"/>
        </w:numPr>
      </w:pPr>
      <w:r>
        <w:t xml:space="preserve">The first fault occurred in the first driver’s second run with a torque step from 180 Nm to 180 Nm at the motor. The driver was instructed to put their foot down as quickly as possible, and the Inverter faulted before the car even moved. </w:t>
      </w:r>
    </w:p>
    <w:p w14:paraId="222A4F6C" w14:textId="77777777" w:rsidR="000A319F" w:rsidRDefault="000A319F" w:rsidP="007E5E7D">
      <w:pPr>
        <w:pStyle w:val="ListParagraph"/>
        <w:numPr>
          <w:ilvl w:val="0"/>
          <w:numId w:val="7"/>
        </w:numPr>
      </w:pPr>
      <w:r>
        <w:t xml:space="preserve">The second fault occurred in the second driver’s second run with a torque step from 160 Nm to 220 Nm, at a calculated speed of 20 Kph. The author and Chief Engineer were very sceptical of this implementation, but both saw the reward for the high-risk decision it was. Which turned out to be too high of a risk and the car faulted after the step change occurred. </w:t>
      </w:r>
    </w:p>
    <w:p w14:paraId="4C35AC30" w14:textId="77777777" w:rsidR="000A319F" w:rsidRDefault="000A319F" w:rsidP="000A319F">
      <w:pPr>
        <w:keepNext/>
        <w:jc w:val="center"/>
      </w:pPr>
      <w:r w:rsidRPr="00592A61">
        <w:rPr>
          <w:noProof/>
        </w:rPr>
        <w:drawing>
          <wp:inline distT="0" distB="0" distL="0" distR="0" wp14:anchorId="36BC8DF9" wp14:editId="7A9F54FB">
            <wp:extent cx="5731510" cy="3634105"/>
            <wp:effectExtent l="0" t="0" r="2540" b="4445"/>
            <wp:docPr id="115162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29722" name=""/>
                    <pic:cNvPicPr/>
                  </pic:nvPicPr>
                  <pic:blipFill>
                    <a:blip r:embed="rId50"/>
                    <a:stretch>
                      <a:fillRect/>
                    </a:stretch>
                  </pic:blipFill>
                  <pic:spPr>
                    <a:xfrm>
                      <a:off x="0" y="0"/>
                      <a:ext cx="5731510" cy="3634105"/>
                    </a:xfrm>
                    <a:prstGeom prst="rect">
                      <a:avLst/>
                    </a:prstGeom>
                  </pic:spPr>
                </pic:pic>
              </a:graphicData>
            </a:graphic>
          </wp:inline>
        </w:drawing>
      </w:r>
    </w:p>
    <w:p w14:paraId="421B91FE" w14:textId="42C683F1" w:rsidR="001077D3" w:rsidRDefault="000A319F" w:rsidP="000A319F">
      <w:pPr>
        <w:pStyle w:val="Caption"/>
        <w:jc w:val="center"/>
      </w:pPr>
      <w:bookmarkStart w:id="198" w:name="_Ref218885819"/>
      <w:bookmarkStart w:id="199" w:name="_Toc218885978"/>
      <w:r>
        <w:t xml:space="preserve">Figure </w:t>
      </w:r>
      <w:fldSimple w:instr=" SEQ Figure \* ARABIC ">
        <w:r w:rsidR="00886461">
          <w:rPr>
            <w:noProof/>
          </w:rPr>
          <w:t>27</w:t>
        </w:r>
      </w:fldSimple>
      <w:r>
        <w:t>.</w:t>
      </w:r>
      <w:r w:rsidR="00886461">
        <w:t xml:space="preserve"> 2025</w:t>
      </w:r>
      <w:r>
        <w:t xml:space="preserve"> Acceleration Faults</w:t>
      </w:r>
      <w:bookmarkEnd w:id="198"/>
      <w:bookmarkEnd w:id="199"/>
    </w:p>
    <w:p w14:paraId="1AEBC11F" w14:textId="08F1AF54" w:rsidR="000A319F" w:rsidRPr="001077D3" w:rsidRDefault="001077D3" w:rsidP="001077D3">
      <w:pPr>
        <w:spacing w:line="259" w:lineRule="auto"/>
        <w:jc w:val="left"/>
        <w:rPr>
          <w:i/>
          <w:iCs/>
          <w:color w:val="44546A" w:themeColor="text2"/>
          <w:sz w:val="18"/>
          <w:szCs w:val="18"/>
        </w:rPr>
      </w:pPr>
      <w:r>
        <w:br w:type="page"/>
      </w:r>
    </w:p>
    <w:p w14:paraId="333DAB40" w14:textId="6D3E0BBF" w:rsidR="007E5E7D" w:rsidRDefault="007E5E7D" w:rsidP="007E5E7D">
      <w:pPr>
        <w:pStyle w:val="Heading4"/>
      </w:pPr>
      <w:r>
        <w:lastRenderedPageBreak/>
        <w:t>AutoX</w:t>
      </w:r>
    </w:p>
    <w:p w14:paraId="38C092DC" w14:textId="1734A837" w:rsidR="001077D3" w:rsidRPr="001077D3" w:rsidRDefault="00711FB1" w:rsidP="001077D3">
      <w:r>
        <w:t xml:space="preserve">NU Racing has been chasing a first place in </w:t>
      </w:r>
      <w:r w:rsidR="00C93DF6">
        <w:t>the AutoX</w:t>
      </w:r>
      <w:r>
        <w:t xml:space="preserve"> event since 2023. </w:t>
      </w:r>
      <w:r w:rsidR="00786668">
        <w:t xml:space="preserve">This year, with all the </w:t>
      </w:r>
      <w:r w:rsidR="001457A0">
        <w:t>effort that the team put in in 2025, the team finally accomplished this milestone. Obtaining the team’s first ever first place in a dynamic or static event at the FSAE-A competition.</w:t>
      </w:r>
    </w:p>
    <w:p w14:paraId="4BEF84D8" w14:textId="3947307B" w:rsidR="000A319F" w:rsidRDefault="007E5E7D" w:rsidP="007E5E7D">
      <w:pPr>
        <w:pStyle w:val="Heading4"/>
      </w:pPr>
      <w:r>
        <w:t xml:space="preserve">Endurance </w:t>
      </w:r>
      <w:r w:rsidR="00293103">
        <w:t>&amp; Efficiency</w:t>
      </w:r>
    </w:p>
    <w:p w14:paraId="4EEA2EBB" w14:textId="0CBDAEB6" w:rsidR="006C60F5" w:rsidRDefault="00293103" w:rsidP="00C1458F">
      <w:r>
        <w:t xml:space="preserve">Being the event that halted the </w:t>
      </w:r>
      <w:r w:rsidR="00EC03E3">
        <w:t>team’s</w:t>
      </w:r>
      <w:r>
        <w:t xml:space="preserve"> success in 2023, the Endurance &amp; Efficiency event has been one </w:t>
      </w:r>
      <w:r w:rsidR="00C25EC0">
        <w:t xml:space="preserve">of most concern. </w:t>
      </w:r>
      <w:r w:rsidR="006A5382">
        <w:t xml:space="preserve">Being the most weighted single event </w:t>
      </w:r>
      <w:r w:rsidR="00055397">
        <w:t xml:space="preserve">and the longest that the car </w:t>
      </w:r>
      <w:r w:rsidR="00433212">
        <w:t>must</w:t>
      </w:r>
      <w:r w:rsidR="00055397">
        <w:t xml:space="preserve"> run throughout the entire competition, the team was rightfully </w:t>
      </w:r>
      <w:r w:rsidR="00AD2DC8">
        <w:t xml:space="preserve">concerned and stressed. </w:t>
      </w:r>
      <w:r w:rsidR="00433212">
        <w:t>Despite</w:t>
      </w:r>
      <w:r w:rsidR="00040304">
        <w:t xml:space="preserve"> this, the team successfully finished the 22 km Endurance with no car stopping</w:t>
      </w:r>
      <w:r w:rsidR="00433212">
        <w:t xml:space="preserve"> faults. </w:t>
      </w:r>
      <w:r w:rsidR="00D4261F">
        <w:t xml:space="preserve">The team placed </w:t>
      </w:r>
      <w:r w:rsidR="006C60F5">
        <w:t>5</w:t>
      </w:r>
      <w:r w:rsidR="006C60F5" w:rsidRPr="006C60F5">
        <w:rPr>
          <w:vertAlign w:val="superscript"/>
        </w:rPr>
        <w:t>th</w:t>
      </w:r>
      <w:r w:rsidR="006C60F5">
        <w:t xml:space="preserve"> overall in Endurance, and 3</w:t>
      </w:r>
      <w:r w:rsidR="006C60F5" w:rsidRPr="006C60F5">
        <w:rPr>
          <w:vertAlign w:val="superscript"/>
        </w:rPr>
        <w:t>rd</w:t>
      </w:r>
      <w:r w:rsidR="006C60F5">
        <w:t xml:space="preserve"> overall in Efficiency</w:t>
      </w:r>
      <w:r w:rsidR="00F6231A">
        <w:t xml:space="preserve">, the highest placings the team has </w:t>
      </w:r>
      <w:r w:rsidR="008876EF">
        <w:t>done in this event ever.</w:t>
      </w:r>
    </w:p>
    <w:p w14:paraId="446FE6FA" w14:textId="4D4CAC79" w:rsidR="008876EF" w:rsidRDefault="008876EF" w:rsidP="00C1458F">
      <w:r>
        <w:t xml:space="preserve">The only issue that arose was that the Accumulator was not fully charged to </w:t>
      </w:r>
      <w:r w:rsidR="001A191D">
        <w:t xml:space="preserve">a pack voltage of </w:t>
      </w:r>
      <w:r>
        <w:t xml:space="preserve">445 V (~95% SOC) before the event, it was left at </w:t>
      </w:r>
      <w:r w:rsidR="00E051D1">
        <w:t xml:space="preserve">430 V after AutoX. The thought behind this being that </w:t>
      </w:r>
      <w:r w:rsidR="008F7066">
        <w:t xml:space="preserve">regen braking would kick in earlier during the run, allowing for a higher efficiency score, and letting the driver gain a feel for </w:t>
      </w:r>
      <w:r w:rsidR="0091489E">
        <w:t>regen braking earlier in their run rather than later.</w:t>
      </w:r>
    </w:p>
    <w:p w14:paraId="130BAF5B" w14:textId="5CAF4C73" w:rsidR="0091489E" w:rsidRDefault="0091489E" w:rsidP="00C1458F">
      <w:r>
        <w:t xml:space="preserve">This turned out to be a risky decision, as the car ended Endurance with </w:t>
      </w:r>
      <w:r w:rsidR="001A191D">
        <w:t xml:space="preserve">a pack voltage of </w:t>
      </w:r>
      <w:r w:rsidR="00A73342">
        <w:t>341 V</w:t>
      </w:r>
      <w:r w:rsidR="001A191D">
        <w:t xml:space="preserve"> (~4.5% SOC). This meant that </w:t>
      </w:r>
      <w:r w:rsidR="00AD4E45">
        <w:t xml:space="preserve">high current limiting was in place </w:t>
      </w:r>
      <w:r w:rsidR="002C78FB">
        <w:t xml:space="preserve">in the last few laps. Resulting in the car doing very slow lap </w:t>
      </w:r>
      <w:r w:rsidR="00391D00">
        <w:t>times and</w:t>
      </w:r>
      <w:r w:rsidR="002C78FB">
        <w:t xml:space="preserve"> impacting the overall performance </w:t>
      </w:r>
      <w:r w:rsidR="00027F2F">
        <w:t xml:space="preserve">in the remaining laps. </w:t>
      </w:r>
      <w:r w:rsidR="00441563">
        <w:t xml:space="preserve">The author is unsure </w:t>
      </w:r>
      <w:r w:rsidR="00831961">
        <w:t xml:space="preserve">if the finishing low pack voltage was due to </w:t>
      </w:r>
      <w:r w:rsidR="008E0082">
        <w:t xml:space="preserve">the Accumulator not being fully charged, or that the track was purposely made to be extremely tight, reducing the </w:t>
      </w:r>
      <w:r w:rsidR="003F55CF">
        <w:t>number</w:t>
      </w:r>
      <w:r w:rsidR="008E0082">
        <w:t xml:space="preserve"> of </w:t>
      </w:r>
      <w:r w:rsidR="003F55CF">
        <w:t>high-speed</w:t>
      </w:r>
      <w:r w:rsidR="008E0082">
        <w:t xml:space="preserve"> sections. High speed sections allowing the most time for the Accumulator to regain charge</w:t>
      </w:r>
      <w:r w:rsidR="003F55CF">
        <w:t xml:space="preserve">. </w:t>
      </w:r>
    </w:p>
    <w:p w14:paraId="53531086" w14:textId="51F3B5C7" w:rsidR="003F55CF" w:rsidRPr="0038795C" w:rsidRDefault="003F55CF" w:rsidP="00C1458F">
      <w:pPr>
        <w:rPr>
          <w:color w:val="EE0000"/>
        </w:rPr>
      </w:pPr>
      <w:r>
        <w:t xml:space="preserve">A </w:t>
      </w:r>
      <w:r w:rsidR="00120DF5">
        <w:t xml:space="preserve">comparison of </w:t>
      </w:r>
      <w:r w:rsidR="0038795C">
        <w:t xml:space="preserve">contributing factors can be found in </w:t>
      </w:r>
      <w:r w:rsidR="0038795C">
        <w:rPr>
          <w:color w:val="EE0000"/>
        </w:rPr>
        <w:t>*TODO: IN TEXT REFERENCE*</w:t>
      </w:r>
    </w:p>
    <w:p w14:paraId="7BEE0CFF" w14:textId="61DDEE57" w:rsidR="00C413EB" w:rsidRDefault="0038795C" w:rsidP="00C1458F">
      <w:pPr>
        <w:rPr>
          <w:color w:val="EE0000"/>
        </w:rPr>
      </w:pPr>
      <w:r>
        <w:rPr>
          <w:color w:val="EE0000"/>
        </w:rPr>
        <w:t>*TODO: MAKE UP A SUMMARY COMPARISON BETWEEN 2024 ENDURANCE AND 2025 ENDURANCE, WITH PACK VOLTAGE SUTFF THAT I HAVE IN A ONENOTE*</w:t>
      </w:r>
    </w:p>
    <w:p w14:paraId="270E83FB" w14:textId="1155B3AD" w:rsidR="0038795C" w:rsidRPr="0038795C" w:rsidRDefault="00C413EB" w:rsidP="00C413EB">
      <w:pPr>
        <w:spacing w:line="259" w:lineRule="auto"/>
        <w:jc w:val="left"/>
        <w:rPr>
          <w:color w:val="EE0000"/>
        </w:rPr>
      </w:pPr>
      <w:r>
        <w:rPr>
          <w:color w:val="EE0000"/>
        </w:rPr>
        <w:br w:type="page"/>
      </w:r>
    </w:p>
    <w:p w14:paraId="4E62EDA9" w14:textId="77777777" w:rsidR="003F1607" w:rsidRDefault="003F1607" w:rsidP="003F1607">
      <w:pPr>
        <w:pStyle w:val="Heading1"/>
      </w:pPr>
      <w:bookmarkStart w:id="200" w:name="_Toc218885940"/>
      <w:bookmarkStart w:id="201" w:name="_Ref218956583"/>
      <w:r>
        <w:lastRenderedPageBreak/>
        <w:t>Reflection and Recommendations</w:t>
      </w:r>
      <w:bookmarkEnd w:id="200"/>
      <w:bookmarkEnd w:id="201"/>
    </w:p>
    <w:p w14:paraId="20FBDC37" w14:textId="49B4D3C1" w:rsidR="00C413EB" w:rsidRDefault="00CB03AC" w:rsidP="00C413EB">
      <w:r>
        <w:t xml:space="preserve">In the Mechatronic Department Lead Engineer role, the author </w:t>
      </w:r>
      <w:r w:rsidR="00CC2ACA">
        <w:t xml:space="preserve">gained an incredible amount </w:t>
      </w:r>
      <w:r w:rsidR="00B7067C">
        <w:t xml:space="preserve">of how to be a better engineer. The author feels </w:t>
      </w:r>
      <w:r w:rsidR="009E4A82">
        <w:t>grateful for being able to have the opportunity to even been considered as a candidate for the role, and hope that he made an ever lasting impact on NU Racing</w:t>
      </w:r>
      <w:r w:rsidR="00F45AC5">
        <w:t xml:space="preserve"> and the people that he was lucky enough to work with.</w:t>
      </w:r>
    </w:p>
    <w:p w14:paraId="77F802D6" w14:textId="1205F49D" w:rsidR="00F45AC5" w:rsidRDefault="00F3289A" w:rsidP="00C413EB">
      <w:r>
        <w:t>A</w:t>
      </w:r>
      <w:r w:rsidR="005574F3">
        <w:t>n</w:t>
      </w:r>
      <w:r>
        <w:t xml:space="preserve"> </w:t>
      </w:r>
      <w:r w:rsidR="005574F3">
        <w:t xml:space="preserve">extensive </w:t>
      </w:r>
      <w:r>
        <w:t>summary of the lessons learnt</w:t>
      </w:r>
      <w:r w:rsidR="00B23C56">
        <w:t xml:space="preserve"> and </w:t>
      </w:r>
      <w:r>
        <w:t xml:space="preserve">recommendations </w:t>
      </w:r>
      <w:r w:rsidR="00371C71">
        <w:t xml:space="preserve">for </w:t>
      </w:r>
      <w:r>
        <w:t xml:space="preserve">future Mechatronic Department Lead Engineers, as well as </w:t>
      </w:r>
      <w:r w:rsidR="00371C71">
        <w:t xml:space="preserve">potentially any future engineer </w:t>
      </w:r>
      <w:r w:rsidR="00844A78">
        <w:t xml:space="preserve">are listed below. The author hopes that these learnings can help </w:t>
      </w:r>
      <w:r w:rsidR="004E3799">
        <w:t>the reader better understand and prepare for the role.</w:t>
      </w:r>
    </w:p>
    <w:p w14:paraId="65B4D4FF" w14:textId="54E399BB" w:rsidR="00306978" w:rsidRDefault="00306978" w:rsidP="00C413EB">
      <w:r>
        <w:t>Technical</w:t>
      </w:r>
    </w:p>
    <w:p w14:paraId="36789F0F" w14:textId="77777777" w:rsidR="00306978" w:rsidRPr="00F0658F" w:rsidRDefault="00306978" w:rsidP="00755773">
      <w:pPr>
        <w:pStyle w:val="ListParagraph"/>
        <w:numPr>
          <w:ilvl w:val="0"/>
          <w:numId w:val="39"/>
        </w:numPr>
      </w:pPr>
      <w:r>
        <w:t>Phase cable retention in the phase cable cover in the power box</w:t>
      </w:r>
    </w:p>
    <w:p w14:paraId="3D922A2E" w14:textId="77777777" w:rsidR="00306978" w:rsidRPr="00CB5DE0" w:rsidRDefault="00306978" w:rsidP="00755773">
      <w:pPr>
        <w:pStyle w:val="ListParagraph"/>
        <w:numPr>
          <w:ilvl w:val="0"/>
          <w:numId w:val="39"/>
        </w:numPr>
      </w:pPr>
      <w:r w:rsidRPr="00CB5DE0">
        <w:t xml:space="preserve">Make i2 and T2 telemetry be able to stream on a local network at track days so that multiple laptops can be live data, and access logged data quicker (fault finding and driver training). </w:t>
      </w:r>
    </w:p>
    <w:p w14:paraId="2B690679" w14:textId="77777777" w:rsidR="00306978" w:rsidRPr="00CB5DE0" w:rsidRDefault="00306978" w:rsidP="00755773">
      <w:pPr>
        <w:pStyle w:val="ListParagraph"/>
        <w:numPr>
          <w:ilvl w:val="0"/>
          <w:numId w:val="39"/>
        </w:numPr>
      </w:pPr>
      <w:r w:rsidRPr="00CB5DE0">
        <w:t>Change port that either i2 or T2 accesses so that it doesn’t clash with dash manager and BMS orion 2 software</w:t>
      </w:r>
    </w:p>
    <w:p w14:paraId="772A08AD" w14:textId="77777777" w:rsidR="00306978" w:rsidRPr="00CB5DE0" w:rsidRDefault="00306978" w:rsidP="00755773">
      <w:pPr>
        <w:pStyle w:val="ListParagraph"/>
        <w:numPr>
          <w:ilvl w:val="0"/>
          <w:numId w:val="39"/>
        </w:numPr>
      </w:pPr>
      <w:r w:rsidRPr="00CB5DE0">
        <w:t>Potentially move the BSPD to the HIP, wouldn’t need shielded wire on current sense signal, would mean more signals go to HIP, and larger connector</w:t>
      </w:r>
    </w:p>
    <w:p w14:paraId="146BAA87" w14:textId="77777777" w:rsidR="00306978" w:rsidRPr="00CB5DE0" w:rsidRDefault="00306978" w:rsidP="00755773">
      <w:pPr>
        <w:pStyle w:val="ListParagraph"/>
        <w:numPr>
          <w:ilvl w:val="0"/>
          <w:numId w:val="39"/>
        </w:numPr>
      </w:pPr>
      <w:r>
        <w:t>Use the ESF to help make technical changes to the competition platform, being a calculator, it can quickly pick up on non-compliant design choices. 2025 it was used to see that the discharge resistor for the TS circuit was too large, causing too long of a discharge time. In 2024 it was used to see that the Accumulator insulation lining material was not compliant</w:t>
      </w:r>
    </w:p>
    <w:p w14:paraId="52333E8E" w14:textId="28FE5FB1" w:rsidR="00932695" w:rsidRDefault="00932695" w:rsidP="00932695">
      <w:pPr>
        <w:spacing w:line="259" w:lineRule="auto"/>
        <w:jc w:val="left"/>
      </w:pPr>
      <w:r>
        <w:br w:type="page"/>
      </w:r>
    </w:p>
    <w:p w14:paraId="608ED88C" w14:textId="1DFDF8BB" w:rsidR="00306978" w:rsidRPr="00C413EB" w:rsidRDefault="00306978" w:rsidP="00C413EB">
      <w:r>
        <w:lastRenderedPageBreak/>
        <w:t>Non-technical</w:t>
      </w:r>
    </w:p>
    <w:p w14:paraId="74EDC776" w14:textId="76BF61EA" w:rsidR="00363C54" w:rsidRDefault="00363C54" w:rsidP="00363C54">
      <w:pPr>
        <w:pStyle w:val="ListParagraph"/>
        <w:numPr>
          <w:ilvl w:val="0"/>
          <w:numId w:val="37"/>
        </w:numPr>
      </w:pPr>
      <w:r w:rsidRPr="00363C54">
        <w:t>Be a leader, not a boss</w:t>
      </w:r>
    </w:p>
    <w:p w14:paraId="19BC9981" w14:textId="7BBF4CAF" w:rsidR="00F0658F" w:rsidRDefault="00B23C56" w:rsidP="005F725E">
      <w:pPr>
        <w:pStyle w:val="ListParagraph"/>
        <w:numPr>
          <w:ilvl w:val="0"/>
          <w:numId w:val="36"/>
        </w:numPr>
      </w:pPr>
      <w:r>
        <w:t>Communicate with other departments and leaders</w:t>
      </w:r>
    </w:p>
    <w:p w14:paraId="452DF8AA" w14:textId="6B28C0D1" w:rsidR="009D7D9D" w:rsidRPr="009D7D9D" w:rsidRDefault="0060529A" w:rsidP="005F725E">
      <w:pPr>
        <w:pStyle w:val="ListParagraph"/>
        <w:numPr>
          <w:ilvl w:val="0"/>
          <w:numId w:val="36"/>
        </w:numPr>
      </w:pPr>
      <w:r>
        <w:t>Keep a diary</w:t>
      </w:r>
    </w:p>
    <w:p w14:paraId="6EEAD02C" w14:textId="4B999555" w:rsidR="008B2E62" w:rsidRDefault="008B2E62" w:rsidP="005F725E">
      <w:pPr>
        <w:pStyle w:val="ListParagraph"/>
        <w:numPr>
          <w:ilvl w:val="0"/>
          <w:numId w:val="36"/>
        </w:numPr>
      </w:pPr>
      <w:r>
        <w:t>Fail early and fail cheaply</w:t>
      </w:r>
    </w:p>
    <w:p w14:paraId="3F0B8FEE" w14:textId="5FC70AC7" w:rsidR="008B2E62" w:rsidRDefault="008B2E62" w:rsidP="003460D4">
      <w:pPr>
        <w:pStyle w:val="ListParagraph"/>
        <w:numPr>
          <w:ilvl w:val="1"/>
          <w:numId w:val="36"/>
        </w:numPr>
      </w:pPr>
      <w:r>
        <w:t>Test all new PCBs as soon as possible</w:t>
      </w:r>
    </w:p>
    <w:p w14:paraId="001021EF" w14:textId="21411B07" w:rsidR="000103E0" w:rsidRDefault="000103E0" w:rsidP="003460D4">
      <w:pPr>
        <w:pStyle w:val="ListParagraph"/>
        <w:numPr>
          <w:ilvl w:val="1"/>
          <w:numId w:val="36"/>
        </w:numPr>
      </w:pPr>
      <w:r>
        <w:t>Things will get missed, which will only be found in integration, be aware of it, but don’t be lazy during design</w:t>
      </w:r>
    </w:p>
    <w:p w14:paraId="7857604C" w14:textId="42003801" w:rsidR="00353F6B" w:rsidRDefault="00353F6B" w:rsidP="003460D4">
      <w:pPr>
        <w:pStyle w:val="ListParagraph"/>
        <w:numPr>
          <w:ilvl w:val="1"/>
          <w:numId w:val="36"/>
        </w:numPr>
      </w:pPr>
      <w:r>
        <w:t>“</w:t>
      </w:r>
      <w:r w:rsidRPr="00353F6B">
        <w:t>A piece of advice the author received from Jye Hollier was that time spent fixing known issues from a prototype is far more valuable than time spent focusing on potential issues considered during design.</w:t>
      </w:r>
      <w:r>
        <w:t>”</w:t>
      </w:r>
      <w:r w:rsidR="00932695">
        <w:t xml:space="preserve"> Lachlan Fisher </w:t>
      </w:r>
      <w:sdt>
        <w:sdtPr>
          <w:id w:val="-487322314"/>
          <w:citation/>
        </w:sdtPr>
        <w:sdtContent>
          <w:r w:rsidR="00932695">
            <w:fldChar w:fldCharType="begin"/>
          </w:r>
          <w:r w:rsidR="00932695" w:rsidRPr="005F725E">
            <w:rPr>
              <w:lang w:val="en-US"/>
            </w:rPr>
            <w:instrText xml:space="preserve"> CITATION Fis24 \l 1033 </w:instrText>
          </w:r>
          <w:r w:rsidR="00932695">
            <w:fldChar w:fldCharType="separate"/>
          </w:r>
          <w:r w:rsidR="00932695" w:rsidRPr="005F725E">
            <w:rPr>
              <w:noProof/>
              <w:lang w:val="en-US"/>
            </w:rPr>
            <w:t>[16]</w:t>
          </w:r>
          <w:r w:rsidR="00932695">
            <w:fldChar w:fldCharType="end"/>
          </w:r>
        </w:sdtContent>
      </w:sdt>
      <w:r w:rsidR="00932695">
        <w:t>.</w:t>
      </w:r>
    </w:p>
    <w:p w14:paraId="27144121" w14:textId="77777777" w:rsidR="00363C54" w:rsidRDefault="003460D4" w:rsidP="003460D4">
      <w:pPr>
        <w:pStyle w:val="ListParagraph"/>
        <w:numPr>
          <w:ilvl w:val="0"/>
          <w:numId w:val="36"/>
        </w:numPr>
      </w:pPr>
      <w:r>
        <w:t>Put c</w:t>
      </w:r>
      <w:r w:rsidRPr="00CB5DE0">
        <w:t xml:space="preserve">onsistent work put into the project, there is not one major defining thing that makes someone good at this role, but the continued persistent drive to be better, and not to stay knocked down when something goes wrong. </w:t>
      </w:r>
    </w:p>
    <w:p w14:paraId="43ACED15" w14:textId="2F79F221" w:rsidR="00363C54" w:rsidRDefault="003460D4" w:rsidP="00363C54">
      <w:pPr>
        <w:pStyle w:val="ListParagraph"/>
        <w:numPr>
          <w:ilvl w:val="1"/>
          <w:numId w:val="36"/>
        </w:numPr>
      </w:pPr>
      <w:r w:rsidRPr="00CB5DE0">
        <w:t>Recommended books</w:t>
      </w:r>
      <w:r w:rsidR="00363C54">
        <w:t xml:space="preserve"> that explain this philosphy (both are a very good read)</w:t>
      </w:r>
      <w:r w:rsidRPr="00CB5DE0">
        <w:t xml:space="preserve">: </w:t>
      </w:r>
    </w:p>
    <w:p w14:paraId="23BAD4D9" w14:textId="77777777" w:rsidR="00363C54" w:rsidRDefault="000F77CA" w:rsidP="00363C54">
      <w:pPr>
        <w:pStyle w:val="ListParagraph"/>
        <w:numPr>
          <w:ilvl w:val="2"/>
          <w:numId w:val="36"/>
        </w:numPr>
      </w:pPr>
      <w:r>
        <w:t>T</w:t>
      </w:r>
      <w:r w:rsidR="003460D4" w:rsidRPr="00CB5DE0">
        <w:t xml:space="preserve">he </w:t>
      </w:r>
      <w:r>
        <w:t>S</w:t>
      </w:r>
      <w:r w:rsidR="003460D4" w:rsidRPr="00CB5DE0">
        <w:t xml:space="preserve">light </w:t>
      </w:r>
      <w:r>
        <w:t>E</w:t>
      </w:r>
      <w:r w:rsidR="003460D4" w:rsidRPr="00CB5DE0">
        <w:t xml:space="preserve">dge </w:t>
      </w:r>
      <w:r>
        <w:t>by Jeff Ols</w:t>
      </w:r>
      <w:r w:rsidR="00363C54">
        <w:t xml:space="preserve">on </w:t>
      </w:r>
    </w:p>
    <w:p w14:paraId="4B5E1323" w14:textId="4D71D9BC" w:rsidR="003460D4" w:rsidRDefault="00363C54" w:rsidP="00363C54">
      <w:pPr>
        <w:pStyle w:val="ListParagraph"/>
        <w:numPr>
          <w:ilvl w:val="2"/>
          <w:numId w:val="36"/>
        </w:numPr>
      </w:pPr>
      <w:r>
        <w:t>A</w:t>
      </w:r>
      <w:r w:rsidR="003460D4" w:rsidRPr="00CB5DE0">
        <w:t xml:space="preserve">tomic </w:t>
      </w:r>
      <w:r>
        <w:t>H</w:t>
      </w:r>
      <w:r w:rsidR="003460D4" w:rsidRPr="00CB5DE0">
        <w:t>abits</w:t>
      </w:r>
      <w:r>
        <w:t xml:space="preserve"> by James Clear</w:t>
      </w:r>
    </w:p>
    <w:p w14:paraId="2E40B0C7" w14:textId="77777777" w:rsidR="00727AFE" w:rsidRPr="00CB5DE0" w:rsidRDefault="00727AFE" w:rsidP="005F725E">
      <w:pPr>
        <w:pStyle w:val="ListParagraph"/>
        <w:numPr>
          <w:ilvl w:val="0"/>
          <w:numId w:val="36"/>
        </w:numPr>
      </w:pPr>
      <w:r w:rsidRPr="00CB5DE0">
        <w:t>Document detailing remaining things to do with projects (HIP PCB being ready but not enclosure, almost cut up HV lines without new HIP being ready)</w:t>
      </w:r>
    </w:p>
    <w:p w14:paraId="77FFCA8A" w14:textId="786A968F" w:rsidR="00041DD3" w:rsidRDefault="00041DD3" w:rsidP="005F725E">
      <w:pPr>
        <w:pStyle w:val="ListParagraph"/>
        <w:numPr>
          <w:ilvl w:val="0"/>
          <w:numId w:val="36"/>
        </w:numPr>
      </w:pPr>
      <w:r>
        <w:t xml:space="preserve">Scope out </w:t>
      </w:r>
      <w:r w:rsidR="00EB637B">
        <w:t>next mcha lead as early as possible, to help with the knowledge transfer process</w:t>
      </w:r>
    </w:p>
    <w:p w14:paraId="30A9A379" w14:textId="3EA0859D" w:rsidR="00727AFE" w:rsidRPr="005F725E" w:rsidRDefault="00727AFE" w:rsidP="005F725E">
      <w:pPr>
        <w:pStyle w:val="ListParagraph"/>
        <w:numPr>
          <w:ilvl w:val="0"/>
          <w:numId w:val="36"/>
        </w:numPr>
      </w:pPr>
      <w:r w:rsidRPr="005F725E">
        <w:t>Vital aspects to consider when considering changes for systems are:</w:t>
      </w:r>
      <w:r w:rsidR="005F725E">
        <w:t xml:space="preserve"> (</w:t>
      </w:r>
      <w:r w:rsidR="003460D4">
        <w:fldChar w:fldCharType="begin"/>
      </w:r>
      <w:r w:rsidR="003460D4">
        <w:instrText xml:space="preserve"> REF _Ref218956170 \h </w:instrText>
      </w:r>
      <w:r w:rsidR="003460D4">
        <w:fldChar w:fldCharType="separate"/>
      </w:r>
      <w:r w:rsidR="003460D4" w:rsidRPr="00363125">
        <w:t>Systems-Level Engineering Perspective</w:t>
      </w:r>
      <w:r w:rsidR="003460D4">
        <w:fldChar w:fldCharType="end"/>
      </w:r>
      <w:r w:rsidR="003460D4">
        <w:t>)</w:t>
      </w:r>
    </w:p>
    <w:p w14:paraId="76F138F1" w14:textId="77777777" w:rsidR="00727AFE" w:rsidRPr="00CB5DE0" w:rsidRDefault="00727AFE" w:rsidP="005F725E">
      <w:pPr>
        <w:pStyle w:val="ListParagraph"/>
        <w:numPr>
          <w:ilvl w:val="1"/>
          <w:numId w:val="36"/>
        </w:numPr>
      </w:pPr>
      <w:r w:rsidRPr="00CB5DE0">
        <w:t>Safety</w:t>
      </w:r>
    </w:p>
    <w:p w14:paraId="1F225A2F" w14:textId="77777777" w:rsidR="00727AFE" w:rsidRPr="00CB5DE0" w:rsidRDefault="00727AFE" w:rsidP="005F725E">
      <w:pPr>
        <w:pStyle w:val="ListParagraph"/>
        <w:numPr>
          <w:ilvl w:val="1"/>
          <w:numId w:val="36"/>
        </w:numPr>
      </w:pPr>
      <w:r w:rsidRPr="00CB5DE0">
        <w:t xml:space="preserve">Compliance </w:t>
      </w:r>
    </w:p>
    <w:p w14:paraId="03EA6E75" w14:textId="77777777" w:rsidR="00727AFE" w:rsidRPr="00CB5DE0" w:rsidRDefault="00727AFE" w:rsidP="005F725E">
      <w:pPr>
        <w:pStyle w:val="ListParagraph"/>
        <w:numPr>
          <w:ilvl w:val="1"/>
          <w:numId w:val="36"/>
        </w:numPr>
      </w:pPr>
      <w:r w:rsidRPr="00CB5DE0">
        <w:t>Reliability</w:t>
      </w:r>
    </w:p>
    <w:p w14:paraId="539C2684" w14:textId="77777777" w:rsidR="00727AFE" w:rsidRPr="00CB5DE0" w:rsidRDefault="00727AFE" w:rsidP="005F725E">
      <w:pPr>
        <w:pStyle w:val="ListParagraph"/>
        <w:numPr>
          <w:ilvl w:val="1"/>
          <w:numId w:val="36"/>
        </w:numPr>
      </w:pPr>
      <w:r w:rsidRPr="00CB5DE0">
        <w:t>Inspect-ability (easy to show during Technical Inspection)</w:t>
      </w:r>
    </w:p>
    <w:p w14:paraId="287E6FA5" w14:textId="77777777" w:rsidR="00727AFE" w:rsidRPr="00CB5DE0" w:rsidRDefault="00727AFE" w:rsidP="005F725E">
      <w:pPr>
        <w:pStyle w:val="ListParagraph"/>
        <w:numPr>
          <w:ilvl w:val="1"/>
          <w:numId w:val="36"/>
        </w:numPr>
      </w:pPr>
      <w:r w:rsidRPr="00CB5DE0">
        <w:t>Integration effort (how much needs to change in order to implement the design)</w:t>
      </w:r>
    </w:p>
    <w:p w14:paraId="158DD0AE" w14:textId="682E2C7D" w:rsidR="00727AFE" w:rsidRPr="00CB5DE0" w:rsidRDefault="005F725E" w:rsidP="005F725E">
      <w:pPr>
        <w:pStyle w:val="ListParagraph"/>
        <w:numPr>
          <w:ilvl w:val="0"/>
          <w:numId w:val="36"/>
        </w:numPr>
      </w:pPr>
      <w:r>
        <w:t>Create a document or process around how to validate a Mechatronic system</w:t>
      </w:r>
    </w:p>
    <w:p w14:paraId="60ECBA43" w14:textId="74E07A2C" w:rsidR="00FE7199" w:rsidRDefault="00FE7199" w:rsidP="005F725E">
      <w:pPr>
        <w:pStyle w:val="ListParagraph"/>
        <w:numPr>
          <w:ilvl w:val="0"/>
          <w:numId w:val="36"/>
        </w:numPr>
      </w:pPr>
      <w:r w:rsidRPr="00CB5DE0">
        <w:t>Create a risk structure analysis</w:t>
      </w:r>
      <w:r w:rsidR="005F725E">
        <w:t xml:space="preserve">, further detailed in the </w:t>
      </w:r>
      <w:r w:rsidR="005F725E">
        <w:fldChar w:fldCharType="begin"/>
      </w:r>
      <w:r w:rsidR="005F725E">
        <w:instrText xml:space="preserve"> REF _Ref218956060 \h </w:instrText>
      </w:r>
      <w:r w:rsidR="005F725E">
        <w:fldChar w:fldCharType="separate"/>
      </w:r>
      <w:r w:rsidR="005F725E" w:rsidRPr="00363125">
        <w:t>Risk-Based Decision Making</w:t>
      </w:r>
      <w:r w:rsidR="005F725E">
        <w:fldChar w:fldCharType="end"/>
      </w:r>
      <w:r w:rsidR="005F725E">
        <w:t xml:space="preserve"> section of this report</w:t>
      </w:r>
    </w:p>
    <w:p w14:paraId="00004CB0" w14:textId="16DF1A9B" w:rsidR="00363C54" w:rsidRDefault="00363C54" w:rsidP="005F725E">
      <w:pPr>
        <w:pStyle w:val="ListParagraph"/>
        <w:numPr>
          <w:ilvl w:val="0"/>
          <w:numId w:val="36"/>
        </w:numPr>
      </w:pPr>
      <w:r>
        <w:t>Create a sort of leadership onboarding module, to help in the leadership handover section at the beginning of the year</w:t>
      </w:r>
    </w:p>
    <w:p w14:paraId="5DDD5287" w14:textId="34809D72" w:rsidR="00363C54" w:rsidRDefault="00363C54" w:rsidP="00363C54">
      <w:pPr>
        <w:pStyle w:val="ListParagraph"/>
        <w:numPr>
          <w:ilvl w:val="1"/>
          <w:numId w:val="36"/>
        </w:numPr>
      </w:pPr>
      <w:r>
        <w:t>Summary of all documents the team uses and why</w:t>
      </w:r>
      <w:r w:rsidR="00755773">
        <w:t xml:space="preserve"> for example</w:t>
      </w:r>
    </w:p>
    <w:p w14:paraId="153F54AE" w14:textId="77777777" w:rsidR="006D24C7" w:rsidRPr="00755773" w:rsidRDefault="006D24C7" w:rsidP="00755773">
      <w:pPr>
        <w:pStyle w:val="ListParagraph"/>
        <w:numPr>
          <w:ilvl w:val="0"/>
          <w:numId w:val="36"/>
        </w:numPr>
      </w:pPr>
      <w:r w:rsidRPr="00755773">
        <w:t>Don’t change stuff on the car less than 24 hours from a track day</w:t>
      </w:r>
    </w:p>
    <w:p w14:paraId="39A063CA" w14:textId="77777777" w:rsidR="006D24C7" w:rsidRPr="00755773" w:rsidRDefault="006D24C7" w:rsidP="00755773">
      <w:pPr>
        <w:pStyle w:val="ListParagraph"/>
        <w:numPr>
          <w:ilvl w:val="0"/>
          <w:numId w:val="36"/>
        </w:numPr>
      </w:pPr>
      <w:r w:rsidRPr="00755773">
        <w:lastRenderedPageBreak/>
        <w:t>Be cynical during leaders meetings, talk about the shit before the good</w:t>
      </w:r>
    </w:p>
    <w:p w14:paraId="59210849" w14:textId="77777777" w:rsidR="006D24C7" w:rsidRPr="00755773" w:rsidRDefault="006D24C7" w:rsidP="00755773">
      <w:pPr>
        <w:pStyle w:val="ListParagraph"/>
        <w:numPr>
          <w:ilvl w:val="0"/>
          <w:numId w:val="36"/>
        </w:numPr>
      </w:pPr>
      <w:r w:rsidRPr="00755773">
        <w:t>Make a ‘remaining manufacture’ list, keeps track of whats left to go for a design to get on the car</w:t>
      </w:r>
    </w:p>
    <w:p w14:paraId="60A3380F" w14:textId="0B0E2B3E" w:rsidR="0085603C" w:rsidRPr="00755773" w:rsidRDefault="006D24C7" w:rsidP="00755773">
      <w:pPr>
        <w:pStyle w:val="ListParagraph"/>
        <w:numPr>
          <w:ilvl w:val="0"/>
          <w:numId w:val="36"/>
        </w:numPr>
      </w:pPr>
      <w:r w:rsidRPr="00755773">
        <w:t>Keep doing the ‘changes to nuxx’ before a track day</w:t>
      </w:r>
    </w:p>
    <w:p w14:paraId="592758A6" w14:textId="77777777" w:rsidR="001D0F15" w:rsidRDefault="001D0F15" w:rsidP="001D0F15">
      <w:pPr>
        <w:pStyle w:val="Heading2"/>
      </w:pPr>
      <w:bookmarkStart w:id="202" w:name="_Toc218885941"/>
      <w:r w:rsidRPr="001D0F15">
        <w:t>Reflection on the Mechatronic Department Lead Role</w:t>
      </w:r>
      <w:bookmarkEnd w:id="202"/>
    </w:p>
    <w:p w14:paraId="5255C00D" w14:textId="0B60F0E4" w:rsidR="00967B97" w:rsidRDefault="00967B97" w:rsidP="00967B97">
      <w:r>
        <w:t xml:space="preserve">The role is an extremely mutli-faceted </w:t>
      </w:r>
      <w:r w:rsidR="00913821">
        <w:t>in many aspects, it ties in project management with high technical expertise</w:t>
      </w:r>
      <w:r w:rsidR="00774EBD">
        <w:t xml:space="preserve"> and people managing. It is a </w:t>
      </w:r>
      <w:r w:rsidR="00C74FBD">
        <w:t xml:space="preserve">major time commitment for it to be done well, but if willing, it is arguablly one of the quickest ways to upskill and learn about ones self technically and </w:t>
      </w:r>
      <w:r w:rsidR="00201EBD">
        <w:t xml:space="preserve">mentally at University. </w:t>
      </w:r>
    </w:p>
    <w:p w14:paraId="012E8EB3" w14:textId="22C9966A" w:rsidR="00B93038" w:rsidRDefault="00201EBD" w:rsidP="00967B97">
      <w:r>
        <w:t xml:space="preserve">It is the perfect role for an individual who is dedicated, enjoys learning, </w:t>
      </w:r>
      <w:r w:rsidR="00B93038">
        <w:t xml:space="preserve">hungry for a challenge, and wants to improve themselves. </w:t>
      </w:r>
    </w:p>
    <w:p w14:paraId="3BA0CC47" w14:textId="6EB82104" w:rsidR="00201EBD" w:rsidRPr="00967B97" w:rsidRDefault="00B93038" w:rsidP="00B93038">
      <w:pPr>
        <w:spacing w:line="259" w:lineRule="auto"/>
        <w:jc w:val="left"/>
      </w:pPr>
      <w:r>
        <w:br w:type="page"/>
      </w:r>
    </w:p>
    <w:p w14:paraId="50E943DE" w14:textId="77777777" w:rsidR="001D0F15" w:rsidRDefault="001D0F15" w:rsidP="001D0F15">
      <w:pPr>
        <w:pStyle w:val="Heading2"/>
      </w:pPr>
      <w:bookmarkStart w:id="203" w:name="_Toc218885942"/>
      <w:r w:rsidRPr="001D0F15">
        <w:lastRenderedPageBreak/>
        <w:t>Recommendations for Future Mechatronic Leads</w:t>
      </w:r>
      <w:bookmarkEnd w:id="203"/>
    </w:p>
    <w:p w14:paraId="6F1ADB0A" w14:textId="0FF96685" w:rsidR="00B93038" w:rsidRPr="00B93038" w:rsidRDefault="00B93038" w:rsidP="00B93038">
      <w:r>
        <w:t>Below is a list of recommendations for specifically future Mechatronic Leads</w:t>
      </w:r>
      <w:r w:rsidR="00646601">
        <w:t xml:space="preserve">, to hopefully do better in the role than the author. They are both a mix of technical improvements </w:t>
      </w:r>
      <w:r w:rsidR="00CE4F57">
        <w:t xml:space="preserve">and suggestions to </w:t>
      </w:r>
      <w:r w:rsidR="00C31902">
        <w:t xml:space="preserve">help look after ones self during the wirlwind of a year. Please try to not stray from these suggestions, </w:t>
      </w:r>
      <w:r w:rsidR="001D4CD5">
        <w:t>and remain honest with yourself if you do.</w:t>
      </w:r>
    </w:p>
    <w:p w14:paraId="0B46C100" w14:textId="70BA950A" w:rsidR="006010DF" w:rsidRPr="006010DF" w:rsidRDefault="00CB2CAD" w:rsidP="00646601">
      <w:pPr>
        <w:pStyle w:val="ListParagraph"/>
        <w:numPr>
          <w:ilvl w:val="0"/>
          <w:numId w:val="34"/>
        </w:numPr>
      </w:pPr>
      <w:r>
        <w:t>Keep diary</w:t>
      </w:r>
    </w:p>
    <w:p w14:paraId="0A6D3F58" w14:textId="5697BFA4" w:rsidR="00CB2CAD" w:rsidRDefault="00CB2CAD" w:rsidP="00646601">
      <w:pPr>
        <w:pStyle w:val="ListParagraph"/>
        <w:numPr>
          <w:ilvl w:val="0"/>
          <w:numId w:val="34"/>
        </w:numPr>
      </w:pPr>
      <w:r>
        <w:t>Use ESF</w:t>
      </w:r>
    </w:p>
    <w:p w14:paraId="02A5D0AF" w14:textId="2986352E" w:rsidR="006010DF" w:rsidRDefault="006010DF" w:rsidP="00646601">
      <w:pPr>
        <w:pStyle w:val="ListParagraph"/>
        <w:numPr>
          <w:ilvl w:val="0"/>
          <w:numId w:val="34"/>
        </w:numPr>
      </w:pPr>
      <w:r>
        <w:t>Target low hanging fruit</w:t>
      </w:r>
    </w:p>
    <w:p w14:paraId="0F4FE4EA" w14:textId="1B0AB771" w:rsidR="00CB2CAD" w:rsidRDefault="0018555F" w:rsidP="00646601">
      <w:pPr>
        <w:pStyle w:val="ListParagraph"/>
        <w:numPr>
          <w:ilvl w:val="0"/>
          <w:numId w:val="34"/>
        </w:numPr>
      </w:pPr>
      <w:r>
        <w:t>Talk to people</w:t>
      </w:r>
    </w:p>
    <w:p w14:paraId="08C0525B" w14:textId="5BA68EA5" w:rsidR="0018555F" w:rsidRDefault="0018555F" w:rsidP="00646601">
      <w:pPr>
        <w:pStyle w:val="ListParagraph"/>
        <w:numPr>
          <w:ilvl w:val="0"/>
          <w:numId w:val="34"/>
        </w:numPr>
      </w:pPr>
      <w:r>
        <w:t>Technical communication with mech lead</w:t>
      </w:r>
    </w:p>
    <w:p w14:paraId="6AD148BB" w14:textId="5394113C" w:rsidR="0018555F" w:rsidRDefault="0018555F" w:rsidP="00646601">
      <w:pPr>
        <w:pStyle w:val="ListParagraph"/>
        <w:numPr>
          <w:ilvl w:val="0"/>
          <w:numId w:val="34"/>
        </w:numPr>
      </w:pPr>
      <w:r>
        <w:t>Have hobbies outside of racing</w:t>
      </w:r>
    </w:p>
    <w:p w14:paraId="4F428D95" w14:textId="493D923D" w:rsidR="0018555F" w:rsidRDefault="0018555F" w:rsidP="00646601">
      <w:pPr>
        <w:pStyle w:val="ListParagraph"/>
        <w:numPr>
          <w:ilvl w:val="0"/>
          <w:numId w:val="34"/>
        </w:numPr>
      </w:pPr>
      <w:r>
        <w:t>Try not let racing consume you</w:t>
      </w:r>
    </w:p>
    <w:p w14:paraId="1BB44498" w14:textId="46D9778A" w:rsidR="0018555F" w:rsidRDefault="00E40CCB" w:rsidP="00646601">
      <w:pPr>
        <w:pStyle w:val="ListParagraph"/>
        <w:numPr>
          <w:ilvl w:val="0"/>
          <w:numId w:val="34"/>
        </w:numPr>
      </w:pPr>
      <w:r>
        <w:t>Find the fun</w:t>
      </w:r>
    </w:p>
    <w:p w14:paraId="67E3D20A" w14:textId="3A238243" w:rsidR="00E40CCB" w:rsidRDefault="00E40CCB" w:rsidP="00646601">
      <w:pPr>
        <w:pStyle w:val="ListParagraph"/>
        <w:numPr>
          <w:ilvl w:val="0"/>
          <w:numId w:val="34"/>
        </w:numPr>
      </w:pPr>
      <w:r>
        <w:t>Find things you enjoy</w:t>
      </w:r>
    </w:p>
    <w:p w14:paraId="3276A3A0" w14:textId="4A0491CE" w:rsidR="00E40CCB" w:rsidRPr="00CB2CAD" w:rsidRDefault="00E40CCB" w:rsidP="00646601">
      <w:pPr>
        <w:pStyle w:val="ListParagraph"/>
        <w:numPr>
          <w:ilvl w:val="0"/>
          <w:numId w:val="34"/>
        </w:numPr>
      </w:pPr>
      <w:r>
        <w:t>Make connections, make friends, talk shit, go outside, do activities that are both non-drinking and drinking related</w:t>
      </w:r>
    </w:p>
    <w:p w14:paraId="3B1EF7B1" w14:textId="46FF72F0" w:rsidR="001D0F15" w:rsidRDefault="001D0F15" w:rsidP="001D0F15">
      <w:pPr>
        <w:pStyle w:val="Heading2"/>
      </w:pPr>
      <w:bookmarkStart w:id="204" w:name="_Toc218885943"/>
      <w:r w:rsidRPr="001D0F15">
        <w:t>Opportunities for Future System Improvement and Innovation</w:t>
      </w:r>
      <w:bookmarkEnd w:id="204"/>
    </w:p>
    <w:p w14:paraId="11F6DCD6" w14:textId="72AF31B4" w:rsidR="001D4CD5" w:rsidRPr="001D4CD5" w:rsidRDefault="001D4CD5" w:rsidP="001D4CD5">
      <w:r>
        <w:t xml:space="preserve">For 2026 and beyond, the author sees the following areas </w:t>
      </w:r>
      <w:r w:rsidR="0029045E">
        <w:t>for the most beneficial tehcnical improvements to the competition platform. They aim to target low hanging fruit</w:t>
      </w:r>
      <w:r w:rsidR="00C77635">
        <w:t xml:space="preserve"> and bottlenecks of the Mechtronic system as a whole.</w:t>
      </w:r>
    </w:p>
    <w:p w14:paraId="444443E9" w14:textId="3FD56A16" w:rsidR="003F1607" w:rsidRDefault="00E40CCB" w:rsidP="00C77635">
      <w:pPr>
        <w:pStyle w:val="ListParagraph"/>
        <w:numPr>
          <w:ilvl w:val="0"/>
          <w:numId w:val="35"/>
        </w:numPr>
      </w:pPr>
      <w:r>
        <w:t>Inverter and motor tuning</w:t>
      </w:r>
    </w:p>
    <w:p w14:paraId="175ABF13" w14:textId="7179DD95" w:rsidR="00E40CCB" w:rsidRDefault="00E40CCB" w:rsidP="00C77635">
      <w:pPr>
        <w:pStyle w:val="ListParagraph"/>
        <w:numPr>
          <w:ilvl w:val="0"/>
          <w:numId w:val="35"/>
        </w:numPr>
      </w:pPr>
      <w:r>
        <w:t>Front wheel speed sensor and traction control tuning</w:t>
      </w:r>
    </w:p>
    <w:p w14:paraId="24A40CA7" w14:textId="56289A01" w:rsidR="00E40CCB" w:rsidRDefault="006010DF" w:rsidP="00C77635">
      <w:pPr>
        <w:pStyle w:val="ListParagraph"/>
        <w:numPr>
          <w:ilvl w:val="0"/>
          <w:numId w:val="35"/>
        </w:numPr>
      </w:pPr>
      <w:r>
        <w:t>ESPs on car instead of teensys</w:t>
      </w:r>
    </w:p>
    <w:p w14:paraId="65E15E36" w14:textId="6D2E1A1F" w:rsidR="006010DF" w:rsidRDefault="006010DF" w:rsidP="00C77635">
      <w:pPr>
        <w:pStyle w:val="ListParagraph"/>
        <w:numPr>
          <w:ilvl w:val="0"/>
          <w:numId w:val="35"/>
        </w:numPr>
      </w:pPr>
      <w:r>
        <w:t xml:space="preserve">Pouch cell </w:t>
      </w:r>
      <w:r w:rsidR="00422FD3">
        <w:t>Accumulator</w:t>
      </w:r>
    </w:p>
    <w:p w14:paraId="360871CF" w14:textId="0B2FF565" w:rsidR="00422FD3" w:rsidRDefault="006E5951" w:rsidP="00C77635">
      <w:pPr>
        <w:pStyle w:val="ListParagraph"/>
        <w:numPr>
          <w:ilvl w:val="0"/>
          <w:numId w:val="35"/>
        </w:numPr>
      </w:pPr>
      <w:r>
        <w:t>Rear wheel h</w:t>
      </w:r>
      <w:r w:rsidR="00422FD3">
        <w:t xml:space="preserve">ub motor </w:t>
      </w:r>
      <w:r>
        <w:t>implementation</w:t>
      </w:r>
    </w:p>
    <w:p w14:paraId="2B46AB67" w14:textId="143BD424" w:rsidR="006010DF" w:rsidRDefault="006010DF" w:rsidP="00C77635">
      <w:pPr>
        <w:pStyle w:val="ListParagraph"/>
        <w:numPr>
          <w:ilvl w:val="0"/>
          <w:numId w:val="35"/>
        </w:numPr>
      </w:pPr>
      <w:r>
        <w:t>Custom bms</w:t>
      </w:r>
    </w:p>
    <w:p w14:paraId="59AB71CD" w14:textId="660EA16C" w:rsidR="006010DF" w:rsidRDefault="005001F1" w:rsidP="00C77635">
      <w:pPr>
        <w:pStyle w:val="ListParagraph"/>
        <w:numPr>
          <w:ilvl w:val="0"/>
          <w:numId w:val="35"/>
        </w:numPr>
      </w:pPr>
      <w:r>
        <w:t>Dyno</w:t>
      </w:r>
    </w:p>
    <w:p w14:paraId="55FA02A5" w14:textId="6FA4D9B8" w:rsidR="005001F1" w:rsidRDefault="00E86A71" w:rsidP="00422FD3">
      <w:pPr>
        <w:pStyle w:val="ListParagraph"/>
        <w:numPr>
          <w:ilvl w:val="1"/>
          <w:numId w:val="35"/>
        </w:numPr>
      </w:pPr>
      <w:r>
        <w:t>Test bed for future designs</w:t>
      </w:r>
    </w:p>
    <w:p w14:paraId="3E8FB0BB" w14:textId="677C2529" w:rsidR="00E86A71" w:rsidRDefault="001641D0" w:rsidP="00422FD3">
      <w:pPr>
        <w:pStyle w:val="ListParagraph"/>
        <w:numPr>
          <w:ilvl w:val="2"/>
          <w:numId w:val="35"/>
        </w:numPr>
      </w:pPr>
      <w:r>
        <w:t>PCBs</w:t>
      </w:r>
    </w:p>
    <w:p w14:paraId="460BCB47" w14:textId="1C5431D5" w:rsidR="001641D0" w:rsidRDefault="001641D0" w:rsidP="00422FD3">
      <w:pPr>
        <w:pStyle w:val="ListParagraph"/>
        <w:numPr>
          <w:ilvl w:val="2"/>
          <w:numId w:val="35"/>
        </w:numPr>
      </w:pPr>
      <w:r>
        <w:t>Cooling</w:t>
      </w:r>
    </w:p>
    <w:p w14:paraId="7D834C7A" w14:textId="73E60AEA" w:rsidR="001641D0" w:rsidRDefault="001641D0" w:rsidP="00422FD3">
      <w:pPr>
        <w:pStyle w:val="ListParagraph"/>
        <w:numPr>
          <w:ilvl w:val="2"/>
          <w:numId w:val="35"/>
        </w:numPr>
      </w:pPr>
      <w:r>
        <w:t xml:space="preserve">Motor </w:t>
      </w:r>
    </w:p>
    <w:p w14:paraId="666A8EE2" w14:textId="65C21F6C" w:rsidR="001641D0" w:rsidRDefault="001641D0" w:rsidP="00422FD3">
      <w:pPr>
        <w:pStyle w:val="ListParagraph"/>
        <w:numPr>
          <w:ilvl w:val="2"/>
          <w:numId w:val="35"/>
        </w:numPr>
      </w:pPr>
      <w:r>
        <w:t>Inverter</w:t>
      </w:r>
    </w:p>
    <w:p w14:paraId="5A20DFA5" w14:textId="77777777" w:rsidR="008165E4" w:rsidRDefault="003F1607" w:rsidP="00A15299">
      <w:pPr>
        <w:pStyle w:val="Heading1"/>
      </w:pPr>
      <w:bookmarkStart w:id="205" w:name="_Toc218885944"/>
      <w:r>
        <w:lastRenderedPageBreak/>
        <w:t>Conclusion</w:t>
      </w:r>
      <w:bookmarkEnd w:id="205"/>
    </w:p>
    <w:p w14:paraId="763995E3" w14:textId="73004948" w:rsidR="00755773" w:rsidRDefault="00755773" w:rsidP="00755773">
      <w:r>
        <w:t xml:space="preserve">In conclusion, the author is </w:t>
      </w:r>
      <w:r w:rsidR="004172D1">
        <w:t xml:space="preserve">incredibly lucky to have been given the opportunity to be NU Racing’s Mechatronic Department Lead Engineer. The author learnt many valuable lessons about himself that will stay with him far into his engineering career. </w:t>
      </w:r>
    </w:p>
    <w:p w14:paraId="1884CD1F" w14:textId="3F567D5C" w:rsidR="006C6DEF" w:rsidRDefault="006C6DEF" w:rsidP="00755773">
      <w:r>
        <w:t>The author would like to thank the amazing team of 2025, without them none of the acheivements and accomplishments written about in this report would have possible.</w:t>
      </w:r>
      <w:r w:rsidR="00FF0219">
        <w:t xml:space="preserve"> </w:t>
      </w:r>
    </w:p>
    <w:p w14:paraId="3FA2FDF6" w14:textId="4A8C0CD5" w:rsidR="00FF0219" w:rsidRDefault="00FF0219" w:rsidP="00755773">
      <w:r>
        <w:t xml:space="preserve">Obtaining </w:t>
      </w:r>
      <w:r w:rsidR="00CD394B">
        <w:t>3</w:t>
      </w:r>
      <w:r w:rsidR="00CD394B" w:rsidRPr="00CD394B">
        <w:rPr>
          <w:vertAlign w:val="superscript"/>
        </w:rPr>
        <w:t>rd</w:t>
      </w:r>
      <w:r w:rsidR="00CD394B">
        <w:t xml:space="preserve"> place in the FSAE-A competition is no small feat. It is a direct result of the blood, sweat and tears that NU Racing team members put into the year of 2025. It shows how </w:t>
      </w:r>
      <w:r w:rsidR="00197ED6">
        <w:t xml:space="preserve">commodary </w:t>
      </w:r>
      <w:r w:rsidR="007E539D">
        <w:t xml:space="preserve">and the </w:t>
      </w:r>
      <w:r w:rsidR="00785814">
        <w:t>tight bond that NU Racing creates between team members absolutely smashes out the high budget, high resou</w:t>
      </w:r>
      <w:r w:rsidR="003F16D6">
        <w:t>rced</w:t>
      </w:r>
      <w:r w:rsidR="00785814">
        <w:t xml:space="preserve"> teams any day of the week</w:t>
      </w:r>
      <w:r w:rsidR="003F16D6">
        <w:t>.</w:t>
      </w:r>
    </w:p>
    <w:p w14:paraId="486DAFB3" w14:textId="035203B4" w:rsidR="00A01D93" w:rsidRDefault="00A01D93" w:rsidP="00755773">
      <w:r>
        <w:t xml:space="preserve">Recommedations are listed in the </w:t>
      </w:r>
      <w:r>
        <w:fldChar w:fldCharType="begin"/>
      </w:r>
      <w:r>
        <w:instrText xml:space="preserve"> REF _Ref218956583 \h </w:instrText>
      </w:r>
      <w:r>
        <w:fldChar w:fldCharType="separate"/>
      </w:r>
      <w:r>
        <w:t>Reflection and Recommendations</w:t>
      </w:r>
      <w:r>
        <w:fldChar w:fldCharType="end"/>
      </w:r>
      <w:r>
        <w:t xml:space="preserve"> section of this report. The author hopes that these are read and </w:t>
      </w:r>
      <w:r w:rsidR="00FF0219">
        <w:t xml:space="preserve">actioned in 2026 and even years beyond, as a way to not make the same mistakes and failings that the author made in 2025. </w:t>
      </w:r>
    </w:p>
    <w:p w14:paraId="1CA056F2" w14:textId="65D9C15A" w:rsidR="00E5063B" w:rsidRPr="00755773" w:rsidRDefault="00E5063B" w:rsidP="00755773">
      <w:r>
        <w:t xml:space="preserve">The author believes this report has shown the importance of this role to NU Racing, as well as what consistent, dedicated time put to a project can do. </w:t>
      </w:r>
    </w:p>
    <w:p w14:paraId="7775234B" w14:textId="705A6366" w:rsidR="00BE4F62" w:rsidRPr="00727AFE" w:rsidRDefault="00375A8C" w:rsidP="00727AFE">
      <w:pPr>
        <w:rPr>
          <w:color w:val="EE0000"/>
        </w:rPr>
      </w:pPr>
      <w:r w:rsidRPr="00521063">
        <w:rPr>
          <w:color w:val="EE0000"/>
        </w:rPr>
        <w:t xml:space="preserve">Wrap </w:t>
      </w:r>
      <w:r w:rsidR="00A46C88" w:rsidRPr="00521063">
        <w:rPr>
          <w:color w:val="EE0000"/>
        </w:rPr>
        <w:t xml:space="preserve">up </w:t>
      </w:r>
      <w:r w:rsidR="009F5ACB" w:rsidRPr="00521063">
        <w:rPr>
          <w:color w:val="EE0000"/>
        </w:rPr>
        <w:t>the main points of your work</w:t>
      </w:r>
      <w:r w:rsidR="00A36539" w:rsidRPr="00521063">
        <w:rPr>
          <w:color w:val="EE0000"/>
        </w:rPr>
        <w:t xml:space="preserve"> and explain how it all fits together. Summarise your recommendations</w:t>
      </w:r>
      <w:r w:rsidR="00355E7E" w:rsidRPr="00521063">
        <w:rPr>
          <w:color w:val="EE0000"/>
        </w:rPr>
        <w:t xml:space="preserve"> for how to make this component/system and how to design and manufacture new versions of this in future.</w:t>
      </w:r>
      <w:r w:rsidR="00230FEA">
        <w:br w:type="page"/>
      </w:r>
    </w:p>
    <w:bookmarkStart w:id="206" w:name="_Toc218885945" w:displacedByCustomXml="next"/>
    <w:sdt>
      <w:sdtPr>
        <w:rPr>
          <w:rFonts w:asciiTheme="minorHAnsi" w:eastAsiaTheme="minorEastAsia" w:hAnsiTheme="minorHAnsi" w:cstheme="minorBidi"/>
          <w:color w:val="auto"/>
          <w:sz w:val="22"/>
          <w:szCs w:val="22"/>
        </w:rPr>
        <w:id w:val="1411571703"/>
        <w:docPartObj>
          <w:docPartGallery w:val="Bibliographies"/>
          <w:docPartUnique/>
        </w:docPartObj>
      </w:sdtPr>
      <w:sdtContent>
        <w:p w14:paraId="74158CFD" w14:textId="5DBCABA1" w:rsidR="00615A7F" w:rsidRDefault="00615A7F">
          <w:pPr>
            <w:pStyle w:val="Heading1"/>
          </w:pPr>
          <w:r>
            <w:t>References</w:t>
          </w:r>
          <w:bookmarkEnd w:id="206"/>
        </w:p>
        <w:sdt>
          <w:sdtPr>
            <w:id w:val="-573587230"/>
            <w:bibliography/>
          </w:sdtPr>
          <w:sdtContent>
            <w:p w14:paraId="6C235BCE" w14:textId="77777777" w:rsidR="00886461" w:rsidRDefault="00615A7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91489E" w14:paraId="1386F59D" w14:textId="77777777">
                <w:trPr>
                  <w:divId w:val="331374160"/>
                  <w:tblCellSpacing w:w="15" w:type="dxa"/>
                </w:trPr>
                <w:tc>
                  <w:tcPr>
                    <w:tcW w:w="50" w:type="pct"/>
                    <w:hideMark/>
                  </w:tcPr>
                  <w:p w14:paraId="1C6996F8" w14:textId="7238124F" w:rsidR="00886461" w:rsidRDefault="00886461">
                    <w:pPr>
                      <w:pStyle w:val="Bibliography"/>
                      <w:rPr>
                        <w:noProof/>
                        <w:sz w:val="24"/>
                        <w:szCs w:val="24"/>
                      </w:rPr>
                    </w:pPr>
                    <w:r>
                      <w:rPr>
                        <w:noProof/>
                      </w:rPr>
                      <w:t xml:space="preserve">[1] </w:t>
                    </w:r>
                  </w:p>
                </w:tc>
                <w:tc>
                  <w:tcPr>
                    <w:tcW w:w="0" w:type="auto"/>
                    <w:hideMark/>
                  </w:tcPr>
                  <w:p w14:paraId="19D1751F" w14:textId="77777777" w:rsidR="00886461" w:rsidRDefault="00886461">
                    <w:pPr>
                      <w:pStyle w:val="Bibliography"/>
                      <w:rPr>
                        <w:noProof/>
                      </w:rPr>
                    </w:pPr>
                    <w:r>
                      <w:rPr>
                        <w:noProof/>
                      </w:rPr>
                      <w:t>SAE, “SAEA Formula SAE-A,” SAE, [Online]. Available: https://www.saea.com.au/formula-sae-a. [Accessed Janurary 2026].</w:t>
                    </w:r>
                  </w:p>
                </w:tc>
              </w:tr>
              <w:tr w:rsidR="0091489E" w14:paraId="2F96AFB9" w14:textId="77777777">
                <w:trPr>
                  <w:divId w:val="331374160"/>
                  <w:tblCellSpacing w:w="15" w:type="dxa"/>
                </w:trPr>
                <w:tc>
                  <w:tcPr>
                    <w:tcW w:w="50" w:type="pct"/>
                    <w:hideMark/>
                  </w:tcPr>
                  <w:p w14:paraId="3B894939" w14:textId="77777777" w:rsidR="00886461" w:rsidRDefault="00886461">
                    <w:pPr>
                      <w:pStyle w:val="Bibliography"/>
                      <w:rPr>
                        <w:noProof/>
                      </w:rPr>
                    </w:pPr>
                    <w:r>
                      <w:rPr>
                        <w:noProof/>
                      </w:rPr>
                      <w:t xml:space="preserve">[2] </w:t>
                    </w:r>
                  </w:p>
                </w:tc>
                <w:tc>
                  <w:tcPr>
                    <w:tcW w:w="0" w:type="auto"/>
                    <w:hideMark/>
                  </w:tcPr>
                  <w:p w14:paraId="1CCAEA99" w14:textId="77777777" w:rsidR="00886461" w:rsidRDefault="00886461">
                    <w:pPr>
                      <w:pStyle w:val="Bibliography"/>
                      <w:rPr>
                        <w:noProof/>
                      </w:rPr>
                    </w:pPr>
                    <w:r>
                      <w:rPr>
                        <w:noProof/>
                      </w:rPr>
                      <w:t>J. Hayward, “Joshua_Hayward_FYP_Report_NU_Racing_Powertrain_Engineer,” 2024.</w:t>
                    </w:r>
                  </w:p>
                </w:tc>
              </w:tr>
              <w:tr w:rsidR="0091489E" w14:paraId="3A401529" w14:textId="77777777">
                <w:trPr>
                  <w:divId w:val="331374160"/>
                  <w:tblCellSpacing w:w="15" w:type="dxa"/>
                </w:trPr>
                <w:tc>
                  <w:tcPr>
                    <w:tcW w:w="50" w:type="pct"/>
                    <w:hideMark/>
                  </w:tcPr>
                  <w:p w14:paraId="42E01244" w14:textId="77777777" w:rsidR="00886461" w:rsidRDefault="00886461">
                    <w:pPr>
                      <w:pStyle w:val="Bibliography"/>
                      <w:rPr>
                        <w:noProof/>
                      </w:rPr>
                    </w:pPr>
                    <w:r>
                      <w:rPr>
                        <w:noProof/>
                      </w:rPr>
                      <w:t xml:space="preserve">[3] </w:t>
                    </w:r>
                  </w:p>
                </w:tc>
                <w:tc>
                  <w:tcPr>
                    <w:tcW w:w="0" w:type="auto"/>
                    <w:hideMark/>
                  </w:tcPr>
                  <w:p w14:paraId="29298E2D" w14:textId="77777777" w:rsidR="00886461" w:rsidRDefault="00886461">
                    <w:pPr>
                      <w:pStyle w:val="Bibliography"/>
                      <w:rPr>
                        <w:noProof/>
                      </w:rPr>
                    </w:pPr>
                    <w:r>
                      <w:rPr>
                        <w:noProof/>
                      </w:rPr>
                      <w:t>J. Boustany, “Jackson_Boustany_FYP_Report_Low-Voltage-Systems-and-Data-Acquisition,” 2024.</w:t>
                    </w:r>
                  </w:p>
                </w:tc>
              </w:tr>
              <w:tr w:rsidR="0091489E" w14:paraId="2182FED1" w14:textId="77777777">
                <w:trPr>
                  <w:divId w:val="331374160"/>
                  <w:tblCellSpacing w:w="15" w:type="dxa"/>
                </w:trPr>
                <w:tc>
                  <w:tcPr>
                    <w:tcW w:w="50" w:type="pct"/>
                    <w:hideMark/>
                  </w:tcPr>
                  <w:p w14:paraId="4778A44E" w14:textId="77777777" w:rsidR="00886461" w:rsidRDefault="00886461">
                    <w:pPr>
                      <w:pStyle w:val="Bibliography"/>
                      <w:rPr>
                        <w:noProof/>
                      </w:rPr>
                    </w:pPr>
                    <w:r>
                      <w:rPr>
                        <w:noProof/>
                      </w:rPr>
                      <w:t xml:space="preserve">[4] </w:t>
                    </w:r>
                  </w:p>
                </w:tc>
                <w:tc>
                  <w:tcPr>
                    <w:tcW w:w="0" w:type="auto"/>
                    <w:hideMark/>
                  </w:tcPr>
                  <w:p w14:paraId="7A441914" w14:textId="77777777" w:rsidR="00886461" w:rsidRDefault="00886461">
                    <w:pPr>
                      <w:pStyle w:val="Bibliography"/>
                      <w:rPr>
                        <w:noProof/>
                      </w:rPr>
                    </w:pPr>
                    <w:r>
                      <w:rPr>
                        <w:noProof/>
                      </w:rPr>
                      <w:t>J. Lukes, “Jacob Lukes ENGG3200 CEN MOTHER board Report,” 2024.</w:t>
                    </w:r>
                  </w:p>
                </w:tc>
              </w:tr>
              <w:tr w:rsidR="0091489E" w14:paraId="0808AB21" w14:textId="77777777">
                <w:trPr>
                  <w:divId w:val="331374160"/>
                  <w:tblCellSpacing w:w="15" w:type="dxa"/>
                </w:trPr>
                <w:tc>
                  <w:tcPr>
                    <w:tcW w:w="50" w:type="pct"/>
                    <w:hideMark/>
                  </w:tcPr>
                  <w:p w14:paraId="397656CB" w14:textId="77777777" w:rsidR="00886461" w:rsidRDefault="00886461">
                    <w:pPr>
                      <w:pStyle w:val="Bibliography"/>
                      <w:rPr>
                        <w:noProof/>
                      </w:rPr>
                    </w:pPr>
                    <w:r>
                      <w:rPr>
                        <w:noProof/>
                      </w:rPr>
                      <w:t xml:space="preserve">[5] </w:t>
                    </w:r>
                  </w:p>
                </w:tc>
                <w:tc>
                  <w:tcPr>
                    <w:tcW w:w="0" w:type="auto"/>
                    <w:hideMark/>
                  </w:tcPr>
                  <w:p w14:paraId="0BEC6C70" w14:textId="77777777" w:rsidR="00886461" w:rsidRDefault="00886461">
                    <w:pPr>
                      <w:pStyle w:val="Bibliography"/>
                      <w:rPr>
                        <w:noProof/>
                      </w:rPr>
                    </w:pPr>
                    <w:r>
                      <w:rPr>
                        <w:noProof/>
                      </w:rPr>
                      <w:t>J. Bush, “Jacob_Bush_CEN_BREAKOUT_BOARDS_2024,” 2024.</w:t>
                    </w:r>
                  </w:p>
                </w:tc>
              </w:tr>
              <w:tr w:rsidR="0091489E" w14:paraId="52F92123" w14:textId="77777777">
                <w:trPr>
                  <w:divId w:val="331374160"/>
                  <w:tblCellSpacing w:w="15" w:type="dxa"/>
                </w:trPr>
                <w:tc>
                  <w:tcPr>
                    <w:tcW w:w="50" w:type="pct"/>
                    <w:hideMark/>
                  </w:tcPr>
                  <w:p w14:paraId="4F99CB6F" w14:textId="77777777" w:rsidR="00886461" w:rsidRDefault="00886461">
                    <w:pPr>
                      <w:pStyle w:val="Bibliography"/>
                      <w:rPr>
                        <w:noProof/>
                      </w:rPr>
                    </w:pPr>
                    <w:r>
                      <w:rPr>
                        <w:noProof/>
                      </w:rPr>
                      <w:t xml:space="preserve">[6] </w:t>
                    </w:r>
                  </w:p>
                </w:tc>
                <w:tc>
                  <w:tcPr>
                    <w:tcW w:w="0" w:type="auto"/>
                    <w:hideMark/>
                  </w:tcPr>
                  <w:p w14:paraId="5A1E2EE0" w14:textId="77777777" w:rsidR="00886461" w:rsidRDefault="00886461">
                    <w:pPr>
                      <w:pStyle w:val="Bibliography"/>
                      <w:rPr>
                        <w:noProof/>
                      </w:rPr>
                    </w:pPr>
                    <w:r>
                      <w:rPr>
                        <w:noProof/>
                      </w:rPr>
                      <w:t>D. Iveson, “Daniel_Iveson_FYP_Report - Accumulator Electronics Engineer,” 2024.</w:t>
                    </w:r>
                  </w:p>
                </w:tc>
              </w:tr>
              <w:tr w:rsidR="0091489E" w14:paraId="0806897A" w14:textId="77777777">
                <w:trPr>
                  <w:divId w:val="331374160"/>
                  <w:tblCellSpacing w:w="15" w:type="dxa"/>
                </w:trPr>
                <w:tc>
                  <w:tcPr>
                    <w:tcW w:w="50" w:type="pct"/>
                    <w:hideMark/>
                  </w:tcPr>
                  <w:p w14:paraId="3A792CC8" w14:textId="77777777" w:rsidR="00886461" w:rsidRDefault="00886461">
                    <w:pPr>
                      <w:pStyle w:val="Bibliography"/>
                      <w:rPr>
                        <w:noProof/>
                      </w:rPr>
                    </w:pPr>
                    <w:r>
                      <w:rPr>
                        <w:noProof/>
                      </w:rPr>
                      <w:t xml:space="preserve">[7] </w:t>
                    </w:r>
                  </w:p>
                </w:tc>
                <w:tc>
                  <w:tcPr>
                    <w:tcW w:w="0" w:type="auto"/>
                    <w:hideMark/>
                  </w:tcPr>
                  <w:p w14:paraId="55B7D22A" w14:textId="77777777" w:rsidR="00886461" w:rsidRDefault="00886461">
                    <w:pPr>
                      <w:pStyle w:val="Bibliography"/>
                      <w:rPr>
                        <w:noProof/>
                      </w:rPr>
                    </w:pPr>
                    <w:r>
                      <w:rPr>
                        <w:noProof/>
                      </w:rPr>
                      <w:t>S. Connett, “Samuel_Connett_FYP_Final_Report,” 2025.</w:t>
                    </w:r>
                  </w:p>
                </w:tc>
              </w:tr>
              <w:tr w:rsidR="0091489E" w14:paraId="4BA23689" w14:textId="77777777">
                <w:trPr>
                  <w:divId w:val="331374160"/>
                  <w:tblCellSpacing w:w="15" w:type="dxa"/>
                </w:trPr>
                <w:tc>
                  <w:tcPr>
                    <w:tcW w:w="50" w:type="pct"/>
                    <w:hideMark/>
                  </w:tcPr>
                  <w:p w14:paraId="7DD4B63A" w14:textId="77777777" w:rsidR="00886461" w:rsidRDefault="00886461">
                    <w:pPr>
                      <w:pStyle w:val="Bibliography"/>
                      <w:rPr>
                        <w:noProof/>
                      </w:rPr>
                    </w:pPr>
                    <w:r>
                      <w:rPr>
                        <w:noProof/>
                      </w:rPr>
                      <w:t xml:space="preserve">[8] </w:t>
                    </w:r>
                  </w:p>
                </w:tc>
                <w:tc>
                  <w:tcPr>
                    <w:tcW w:w="0" w:type="auto"/>
                    <w:hideMark/>
                  </w:tcPr>
                  <w:p w14:paraId="645FD604" w14:textId="77777777" w:rsidR="00886461" w:rsidRDefault="00886461">
                    <w:pPr>
                      <w:pStyle w:val="Bibliography"/>
                      <w:rPr>
                        <w:noProof/>
                      </w:rPr>
                    </w:pPr>
                    <w:r>
                      <w:rPr>
                        <w:noProof/>
                      </w:rPr>
                      <w:t>R. Bird, “Accumulator Mechanical Engineer,” 2025.</w:t>
                    </w:r>
                  </w:p>
                </w:tc>
              </w:tr>
              <w:tr w:rsidR="0091489E" w14:paraId="1289B843" w14:textId="77777777">
                <w:trPr>
                  <w:divId w:val="331374160"/>
                  <w:tblCellSpacing w:w="15" w:type="dxa"/>
                </w:trPr>
                <w:tc>
                  <w:tcPr>
                    <w:tcW w:w="50" w:type="pct"/>
                    <w:hideMark/>
                  </w:tcPr>
                  <w:p w14:paraId="291312DE" w14:textId="77777777" w:rsidR="00886461" w:rsidRDefault="00886461">
                    <w:pPr>
                      <w:pStyle w:val="Bibliography"/>
                      <w:rPr>
                        <w:noProof/>
                      </w:rPr>
                    </w:pPr>
                    <w:r>
                      <w:rPr>
                        <w:noProof/>
                      </w:rPr>
                      <w:t xml:space="preserve">[9] </w:t>
                    </w:r>
                  </w:p>
                </w:tc>
                <w:tc>
                  <w:tcPr>
                    <w:tcW w:w="0" w:type="auto"/>
                    <w:hideMark/>
                  </w:tcPr>
                  <w:p w14:paraId="5BC7941B" w14:textId="77777777" w:rsidR="00886461" w:rsidRDefault="00886461">
                    <w:pPr>
                      <w:pStyle w:val="Bibliography"/>
                      <w:rPr>
                        <w:noProof/>
                      </w:rPr>
                    </w:pPr>
                    <w:r>
                      <w:rPr>
                        <w:noProof/>
                      </w:rPr>
                      <w:t>J. Mills, “2025_PEN_Design_Report_Jayson_Mills_ENGG3200,” 2025.</w:t>
                    </w:r>
                  </w:p>
                </w:tc>
              </w:tr>
              <w:tr w:rsidR="0091489E" w14:paraId="5E5A5361" w14:textId="77777777">
                <w:trPr>
                  <w:divId w:val="331374160"/>
                  <w:tblCellSpacing w:w="15" w:type="dxa"/>
                </w:trPr>
                <w:tc>
                  <w:tcPr>
                    <w:tcW w:w="50" w:type="pct"/>
                    <w:hideMark/>
                  </w:tcPr>
                  <w:p w14:paraId="486E9DC2" w14:textId="77777777" w:rsidR="00886461" w:rsidRDefault="00886461">
                    <w:pPr>
                      <w:pStyle w:val="Bibliography"/>
                      <w:rPr>
                        <w:noProof/>
                      </w:rPr>
                    </w:pPr>
                    <w:r>
                      <w:rPr>
                        <w:noProof/>
                      </w:rPr>
                      <w:t xml:space="preserve">[10] </w:t>
                    </w:r>
                  </w:p>
                </w:tc>
                <w:tc>
                  <w:tcPr>
                    <w:tcW w:w="0" w:type="auto"/>
                    <w:hideMark/>
                  </w:tcPr>
                  <w:p w14:paraId="56A6F6E3" w14:textId="77777777" w:rsidR="00886461" w:rsidRDefault="00886461">
                    <w:pPr>
                      <w:pStyle w:val="Bibliography"/>
                      <w:rPr>
                        <w:noProof/>
                      </w:rPr>
                    </w:pPr>
                    <w:r>
                      <w:rPr>
                        <w:noProof/>
                      </w:rPr>
                      <w:t>Z. Lobko, “Zak Lobko - CEN Mother Board PCB - ENGG3200 Report,” 2025.</w:t>
                    </w:r>
                  </w:p>
                </w:tc>
              </w:tr>
              <w:tr w:rsidR="0091489E" w14:paraId="0127D794" w14:textId="77777777">
                <w:trPr>
                  <w:divId w:val="331374160"/>
                  <w:tblCellSpacing w:w="15" w:type="dxa"/>
                </w:trPr>
                <w:tc>
                  <w:tcPr>
                    <w:tcW w:w="50" w:type="pct"/>
                    <w:hideMark/>
                  </w:tcPr>
                  <w:p w14:paraId="4A3DA62D" w14:textId="77777777" w:rsidR="00886461" w:rsidRDefault="00886461">
                    <w:pPr>
                      <w:pStyle w:val="Bibliography"/>
                      <w:rPr>
                        <w:noProof/>
                      </w:rPr>
                    </w:pPr>
                    <w:r>
                      <w:rPr>
                        <w:noProof/>
                      </w:rPr>
                      <w:t xml:space="preserve">[11] </w:t>
                    </w:r>
                  </w:p>
                </w:tc>
                <w:tc>
                  <w:tcPr>
                    <w:tcW w:w="0" w:type="auto"/>
                    <w:hideMark/>
                  </w:tcPr>
                  <w:p w14:paraId="3A1CE271" w14:textId="77777777" w:rsidR="00886461" w:rsidRDefault="00886461">
                    <w:pPr>
                      <w:pStyle w:val="Bibliography"/>
                      <w:rPr>
                        <w:noProof/>
                      </w:rPr>
                    </w:pPr>
                    <w:r>
                      <w:rPr>
                        <w:noProof/>
                      </w:rPr>
                      <w:t>M. Cosentino, “2025_HIP_Design_Report_Mia_Cosentino_ENGG3200,” 2025.</w:t>
                    </w:r>
                  </w:p>
                </w:tc>
              </w:tr>
              <w:tr w:rsidR="0091489E" w14:paraId="451F86F9" w14:textId="77777777">
                <w:trPr>
                  <w:divId w:val="331374160"/>
                  <w:tblCellSpacing w:w="15" w:type="dxa"/>
                </w:trPr>
                <w:tc>
                  <w:tcPr>
                    <w:tcW w:w="50" w:type="pct"/>
                    <w:hideMark/>
                  </w:tcPr>
                  <w:p w14:paraId="70860A07" w14:textId="77777777" w:rsidR="00886461" w:rsidRDefault="00886461">
                    <w:pPr>
                      <w:pStyle w:val="Bibliography"/>
                      <w:rPr>
                        <w:noProof/>
                      </w:rPr>
                    </w:pPr>
                    <w:r>
                      <w:rPr>
                        <w:noProof/>
                      </w:rPr>
                      <w:t xml:space="preserve">[12] </w:t>
                    </w:r>
                  </w:p>
                </w:tc>
                <w:tc>
                  <w:tcPr>
                    <w:tcW w:w="0" w:type="auto"/>
                    <w:hideMark/>
                  </w:tcPr>
                  <w:p w14:paraId="613B9066" w14:textId="77777777" w:rsidR="00886461" w:rsidRDefault="00886461">
                    <w:pPr>
                      <w:pStyle w:val="Bibliography"/>
                      <w:rPr>
                        <w:noProof/>
                      </w:rPr>
                    </w:pPr>
                    <w:r>
                      <w:rPr>
                        <w:noProof/>
                      </w:rPr>
                      <w:t>O. Rudman, “Accumulator Electronics Engineer,” 2025.</w:t>
                    </w:r>
                  </w:p>
                </w:tc>
              </w:tr>
              <w:tr w:rsidR="0091489E" w14:paraId="2430586B" w14:textId="77777777">
                <w:trPr>
                  <w:divId w:val="331374160"/>
                  <w:tblCellSpacing w:w="15" w:type="dxa"/>
                </w:trPr>
                <w:tc>
                  <w:tcPr>
                    <w:tcW w:w="50" w:type="pct"/>
                    <w:hideMark/>
                  </w:tcPr>
                  <w:p w14:paraId="6589EA34" w14:textId="77777777" w:rsidR="00886461" w:rsidRDefault="00886461">
                    <w:pPr>
                      <w:pStyle w:val="Bibliography"/>
                      <w:rPr>
                        <w:noProof/>
                      </w:rPr>
                    </w:pPr>
                    <w:r>
                      <w:rPr>
                        <w:noProof/>
                      </w:rPr>
                      <w:t xml:space="preserve">[13] </w:t>
                    </w:r>
                  </w:p>
                </w:tc>
                <w:tc>
                  <w:tcPr>
                    <w:tcW w:w="0" w:type="auto"/>
                    <w:hideMark/>
                  </w:tcPr>
                  <w:p w14:paraId="76EAAE5F" w14:textId="77777777" w:rsidR="00886461" w:rsidRDefault="00886461">
                    <w:pPr>
                      <w:pStyle w:val="Bibliography"/>
                      <w:rPr>
                        <w:noProof/>
                      </w:rPr>
                    </w:pPr>
                    <w:r>
                      <w:rPr>
                        <w:noProof/>
                      </w:rPr>
                      <w:t>O. Bunny, “Data Aquisition Engineer,” 2025.</w:t>
                    </w:r>
                  </w:p>
                </w:tc>
              </w:tr>
              <w:tr w:rsidR="0091489E" w14:paraId="7FF17A26" w14:textId="77777777">
                <w:trPr>
                  <w:divId w:val="331374160"/>
                  <w:tblCellSpacing w:w="15" w:type="dxa"/>
                </w:trPr>
                <w:tc>
                  <w:tcPr>
                    <w:tcW w:w="50" w:type="pct"/>
                    <w:hideMark/>
                  </w:tcPr>
                  <w:p w14:paraId="6DBCB58B" w14:textId="77777777" w:rsidR="00886461" w:rsidRDefault="00886461">
                    <w:pPr>
                      <w:pStyle w:val="Bibliography"/>
                      <w:rPr>
                        <w:noProof/>
                      </w:rPr>
                    </w:pPr>
                    <w:r>
                      <w:rPr>
                        <w:noProof/>
                      </w:rPr>
                      <w:t xml:space="preserve">[14] </w:t>
                    </w:r>
                  </w:p>
                </w:tc>
                <w:tc>
                  <w:tcPr>
                    <w:tcW w:w="0" w:type="auto"/>
                    <w:hideMark/>
                  </w:tcPr>
                  <w:p w14:paraId="7B8D89EE" w14:textId="77777777" w:rsidR="00886461" w:rsidRDefault="00886461">
                    <w:pPr>
                      <w:pStyle w:val="Bibliography"/>
                      <w:rPr>
                        <w:noProof/>
                      </w:rPr>
                    </w:pPr>
                    <w:r>
                      <w:rPr>
                        <w:noProof/>
                      </w:rPr>
                      <w:t>J. Raj, “Brake Systems Engineer,” 2025.</w:t>
                    </w:r>
                  </w:p>
                </w:tc>
              </w:tr>
              <w:tr w:rsidR="0091489E" w14:paraId="32446025" w14:textId="77777777">
                <w:trPr>
                  <w:divId w:val="331374160"/>
                  <w:tblCellSpacing w:w="15" w:type="dxa"/>
                </w:trPr>
                <w:tc>
                  <w:tcPr>
                    <w:tcW w:w="50" w:type="pct"/>
                    <w:hideMark/>
                  </w:tcPr>
                  <w:p w14:paraId="6DE80C66" w14:textId="77777777" w:rsidR="00886461" w:rsidRDefault="00886461">
                    <w:pPr>
                      <w:pStyle w:val="Bibliography"/>
                      <w:rPr>
                        <w:noProof/>
                      </w:rPr>
                    </w:pPr>
                    <w:r>
                      <w:rPr>
                        <w:noProof/>
                      </w:rPr>
                      <w:t xml:space="preserve">[15] </w:t>
                    </w:r>
                  </w:p>
                </w:tc>
                <w:tc>
                  <w:tcPr>
                    <w:tcW w:w="0" w:type="auto"/>
                    <w:hideMark/>
                  </w:tcPr>
                  <w:p w14:paraId="7A3083FC" w14:textId="77777777" w:rsidR="00886461" w:rsidRDefault="00886461">
                    <w:pPr>
                      <w:pStyle w:val="Bibliography"/>
                      <w:rPr>
                        <w:noProof/>
                      </w:rPr>
                    </w:pPr>
                    <w:r>
                      <w:rPr>
                        <w:noProof/>
                      </w:rPr>
                      <w:t>T. Doubikin, “Powertrain &amp; Cooling Engineer,” 2025.</w:t>
                    </w:r>
                  </w:p>
                </w:tc>
              </w:tr>
              <w:tr w:rsidR="0091489E" w14:paraId="6065F9D7" w14:textId="77777777">
                <w:trPr>
                  <w:divId w:val="331374160"/>
                  <w:tblCellSpacing w:w="15" w:type="dxa"/>
                </w:trPr>
                <w:tc>
                  <w:tcPr>
                    <w:tcW w:w="50" w:type="pct"/>
                    <w:hideMark/>
                  </w:tcPr>
                  <w:p w14:paraId="04294030" w14:textId="77777777" w:rsidR="00886461" w:rsidRDefault="00886461">
                    <w:pPr>
                      <w:pStyle w:val="Bibliography"/>
                      <w:rPr>
                        <w:noProof/>
                      </w:rPr>
                    </w:pPr>
                    <w:r>
                      <w:rPr>
                        <w:noProof/>
                      </w:rPr>
                      <w:t xml:space="preserve">[16] </w:t>
                    </w:r>
                  </w:p>
                </w:tc>
                <w:tc>
                  <w:tcPr>
                    <w:tcW w:w="0" w:type="auto"/>
                    <w:hideMark/>
                  </w:tcPr>
                  <w:p w14:paraId="3D90359F" w14:textId="77777777" w:rsidR="00886461" w:rsidRDefault="00886461">
                    <w:pPr>
                      <w:pStyle w:val="Bibliography"/>
                      <w:rPr>
                        <w:noProof/>
                      </w:rPr>
                    </w:pPr>
                    <w:r>
                      <w:rPr>
                        <w:noProof/>
                      </w:rPr>
                      <w:t>L. Fisher, “2024 Chief Mechanical Engineer, Vehicle Dynamics, Cost Event, and Technical Inspection - Lachlan Fisher,” 2024.</w:t>
                    </w:r>
                  </w:p>
                </w:tc>
              </w:tr>
              <w:tr w:rsidR="0091489E" w14:paraId="2A383306" w14:textId="77777777">
                <w:trPr>
                  <w:divId w:val="331374160"/>
                  <w:tblCellSpacing w:w="15" w:type="dxa"/>
                </w:trPr>
                <w:tc>
                  <w:tcPr>
                    <w:tcW w:w="50" w:type="pct"/>
                    <w:hideMark/>
                  </w:tcPr>
                  <w:p w14:paraId="432E8838" w14:textId="77777777" w:rsidR="00886461" w:rsidRDefault="00886461">
                    <w:pPr>
                      <w:pStyle w:val="Bibliography"/>
                      <w:rPr>
                        <w:noProof/>
                      </w:rPr>
                    </w:pPr>
                    <w:r>
                      <w:rPr>
                        <w:noProof/>
                      </w:rPr>
                      <w:t xml:space="preserve">[17] </w:t>
                    </w:r>
                  </w:p>
                </w:tc>
                <w:tc>
                  <w:tcPr>
                    <w:tcW w:w="0" w:type="auto"/>
                    <w:hideMark/>
                  </w:tcPr>
                  <w:p w14:paraId="6B2CA163" w14:textId="77777777" w:rsidR="00886461" w:rsidRDefault="00886461">
                    <w:pPr>
                      <w:pStyle w:val="Bibliography"/>
                      <w:rPr>
                        <w:noProof/>
                      </w:rPr>
                    </w:pPr>
                    <w:r>
                      <w:rPr>
                        <w:noProof/>
                      </w:rPr>
                      <w:t>Wikipedia, “Verification and validation,” Wikipedia, 19 December 2025. [Online]. Available: https://en.wikipedia.org/wiki/Verification_and_validation. [Accessed 6 January 2026].</w:t>
                    </w:r>
                  </w:p>
                </w:tc>
              </w:tr>
              <w:tr w:rsidR="0091489E" w14:paraId="105BE03D" w14:textId="77777777">
                <w:trPr>
                  <w:divId w:val="331374160"/>
                  <w:tblCellSpacing w:w="15" w:type="dxa"/>
                </w:trPr>
                <w:tc>
                  <w:tcPr>
                    <w:tcW w:w="50" w:type="pct"/>
                    <w:hideMark/>
                  </w:tcPr>
                  <w:p w14:paraId="490A41EC" w14:textId="77777777" w:rsidR="00886461" w:rsidRDefault="00886461">
                    <w:pPr>
                      <w:pStyle w:val="Bibliography"/>
                      <w:rPr>
                        <w:noProof/>
                      </w:rPr>
                    </w:pPr>
                    <w:r>
                      <w:rPr>
                        <w:noProof/>
                      </w:rPr>
                      <w:lastRenderedPageBreak/>
                      <w:t xml:space="preserve">[18] </w:t>
                    </w:r>
                  </w:p>
                </w:tc>
                <w:tc>
                  <w:tcPr>
                    <w:tcW w:w="0" w:type="auto"/>
                    <w:hideMark/>
                  </w:tcPr>
                  <w:p w14:paraId="298FE549" w14:textId="77777777" w:rsidR="00886461" w:rsidRDefault="00886461">
                    <w:pPr>
                      <w:pStyle w:val="Bibliography"/>
                      <w:rPr>
                        <w:noProof/>
                      </w:rPr>
                    </w:pPr>
                    <w:r>
                      <w:rPr>
                        <w:noProof/>
                      </w:rPr>
                      <w:t>J. Mills, “Jayson Mills - Zero-to-Hero How to Create a PCB For NU Racing,” 2025.</w:t>
                    </w:r>
                  </w:p>
                </w:tc>
              </w:tr>
              <w:tr w:rsidR="0091489E" w14:paraId="57439AFF" w14:textId="77777777">
                <w:trPr>
                  <w:divId w:val="331374160"/>
                  <w:tblCellSpacing w:w="15" w:type="dxa"/>
                </w:trPr>
                <w:tc>
                  <w:tcPr>
                    <w:tcW w:w="50" w:type="pct"/>
                    <w:hideMark/>
                  </w:tcPr>
                  <w:p w14:paraId="2FB638E9" w14:textId="77777777" w:rsidR="00886461" w:rsidRDefault="00886461">
                    <w:pPr>
                      <w:pStyle w:val="Bibliography"/>
                      <w:rPr>
                        <w:noProof/>
                      </w:rPr>
                    </w:pPr>
                    <w:r>
                      <w:rPr>
                        <w:noProof/>
                      </w:rPr>
                      <w:t xml:space="preserve">[19] </w:t>
                    </w:r>
                  </w:p>
                </w:tc>
                <w:tc>
                  <w:tcPr>
                    <w:tcW w:w="0" w:type="auto"/>
                    <w:hideMark/>
                  </w:tcPr>
                  <w:p w14:paraId="7CB217AF" w14:textId="77777777" w:rsidR="00886461" w:rsidRDefault="00886461">
                    <w:pPr>
                      <w:pStyle w:val="Bibliography"/>
                      <w:rPr>
                        <w:noProof/>
                      </w:rPr>
                    </w:pPr>
                    <w:r>
                      <w:rPr>
                        <w:noProof/>
                      </w:rPr>
                      <w:t>M. Cosentino, “2025_BEN_Design_Report_Mia_Cosentino_ENGG3200,” 2025.</w:t>
                    </w:r>
                  </w:p>
                </w:tc>
              </w:tr>
              <w:tr w:rsidR="0091489E" w14:paraId="390A7019" w14:textId="77777777">
                <w:trPr>
                  <w:divId w:val="331374160"/>
                  <w:tblCellSpacing w:w="15" w:type="dxa"/>
                </w:trPr>
                <w:tc>
                  <w:tcPr>
                    <w:tcW w:w="50" w:type="pct"/>
                    <w:hideMark/>
                  </w:tcPr>
                  <w:p w14:paraId="579DFD61" w14:textId="77777777" w:rsidR="00886461" w:rsidRDefault="00886461">
                    <w:pPr>
                      <w:pStyle w:val="Bibliography"/>
                      <w:rPr>
                        <w:noProof/>
                      </w:rPr>
                    </w:pPr>
                    <w:r>
                      <w:rPr>
                        <w:noProof/>
                      </w:rPr>
                      <w:t xml:space="preserve">[20] </w:t>
                    </w:r>
                  </w:p>
                </w:tc>
                <w:tc>
                  <w:tcPr>
                    <w:tcW w:w="0" w:type="auto"/>
                    <w:hideMark/>
                  </w:tcPr>
                  <w:p w14:paraId="630E5CC9" w14:textId="77777777" w:rsidR="00886461" w:rsidRDefault="00886461">
                    <w:pPr>
                      <w:pStyle w:val="Bibliography"/>
                      <w:rPr>
                        <w:noProof/>
                      </w:rPr>
                    </w:pPr>
                    <w:r>
                      <w:rPr>
                        <w:noProof/>
                      </w:rPr>
                      <w:t>M. Cosentino, “2025_LVD_Design_Report_Mia_Cosentino_ENGG3200,” 2025.</w:t>
                    </w:r>
                  </w:p>
                </w:tc>
              </w:tr>
            </w:tbl>
            <w:p w14:paraId="607B4A31" w14:textId="77777777" w:rsidR="00886461" w:rsidRDefault="00886461">
              <w:pPr>
                <w:divId w:val="331374160"/>
                <w:rPr>
                  <w:rFonts w:eastAsia="Times New Roman"/>
                  <w:noProof/>
                </w:rPr>
              </w:pPr>
            </w:p>
            <w:p w14:paraId="79CEAD3C" w14:textId="70B152A6" w:rsidR="00615A7F" w:rsidRDefault="00615A7F">
              <w:r>
                <w:rPr>
                  <w:b/>
                  <w:bCs/>
                  <w:noProof/>
                </w:rPr>
                <w:fldChar w:fldCharType="end"/>
              </w:r>
            </w:p>
          </w:sdtContent>
        </w:sdt>
      </w:sdtContent>
    </w:sdt>
    <w:p w14:paraId="3E209EDF" w14:textId="77777777" w:rsidR="00BE4F62" w:rsidRDefault="00BE4F62">
      <w:pPr>
        <w:rPr>
          <w:rFonts w:asciiTheme="majorHAnsi" w:eastAsiaTheme="majorEastAsia" w:hAnsiTheme="majorHAnsi" w:cstheme="majorBidi"/>
          <w:color w:val="0192EB"/>
          <w:sz w:val="32"/>
          <w:szCs w:val="32"/>
        </w:rPr>
      </w:pPr>
    </w:p>
    <w:p w14:paraId="1112A2E9" w14:textId="2BB8B786" w:rsidR="00DF4798" w:rsidRDefault="00DF4798" w:rsidP="00DF4798">
      <w:pPr>
        <w:pStyle w:val="Heading1"/>
      </w:pPr>
      <w:bookmarkStart w:id="207" w:name="_Toc218885946"/>
      <w:r>
        <w:t>Appendi</w:t>
      </w:r>
      <w:r w:rsidR="00446CE8">
        <w:t>ces</w:t>
      </w:r>
      <w:bookmarkEnd w:id="207"/>
    </w:p>
    <w:p w14:paraId="225AF0AE" w14:textId="4054D61F" w:rsidR="00DF4798" w:rsidRPr="00BE4F62" w:rsidRDefault="00BE4F62" w:rsidP="00DF4798">
      <w:pPr>
        <w:rPr>
          <w:color w:val="EE0000"/>
        </w:rPr>
      </w:pPr>
      <w:r>
        <w:rPr>
          <w:color w:val="EE0000"/>
        </w:rPr>
        <w:t xml:space="preserve">TODO: </w:t>
      </w:r>
      <w:r w:rsidR="00DF4798" w:rsidRPr="00BE4F62">
        <w:rPr>
          <w:color w:val="EE0000"/>
        </w:rPr>
        <w:t>If there’s anything else you wanted to add, this is where you put it.</w:t>
      </w:r>
    </w:p>
    <w:p w14:paraId="7B310D45" w14:textId="27E8743B" w:rsidR="006E5890" w:rsidRDefault="00446CE8" w:rsidP="006E5890">
      <w:pPr>
        <w:pStyle w:val="Heading2"/>
      </w:pPr>
      <w:bookmarkStart w:id="208" w:name="_Ref218324058"/>
      <w:bookmarkStart w:id="209" w:name="_Toc218885947"/>
      <w:r>
        <w:t xml:space="preserve">Appendix A - </w:t>
      </w:r>
      <w:r w:rsidR="006E5890">
        <w:t>Email Signature</w:t>
      </w:r>
      <w:bookmarkEnd w:id="208"/>
      <w:bookmarkEnd w:id="209"/>
    </w:p>
    <w:p w14:paraId="24D43949" w14:textId="77777777" w:rsidR="006E5890" w:rsidRPr="00722327" w:rsidRDefault="006E5890" w:rsidP="006E5890">
      <w:pPr>
        <w:pStyle w:val="EmailSignature"/>
        <w:rPr>
          <w:color w:val="0192EB"/>
        </w:rPr>
      </w:pPr>
      <w:r w:rsidRPr="00722327">
        <w:rPr>
          <w:color w:val="0192EB"/>
        </w:rPr>
        <w:t>Jacob Lukes</w:t>
      </w:r>
    </w:p>
    <w:p w14:paraId="7CA66847" w14:textId="77777777" w:rsidR="006E5890" w:rsidRDefault="006E5890" w:rsidP="006E5890">
      <w:pPr>
        <w:pStyle w:val="EmailSignature"/>
        <w:rPr>
          <w:color w:val="000000"/>
        </w:rPr>
      </w:pPr>
      <w:r>
        <w:rPr>
          <w:color w:val="000000"/>
        </w:rPr>
        <w:t>NU Racing - Mechatronic Department Leader</w:t>
      </w:r>
    </w:p>
    <w:p w14:paraId="16FB65EE" w14:textId="77777777" w:rsidR="006E5890" w:rsidRDefault="006E5890" w:rsidP="006E5890">
      <w:pPr>
        <w:pStyle w:val="EmailSignature"/>
        <w:rPr>
          <w:color w:val="000000"/>
          <w:sz w:val="17"/>
          <w:szCs w:val="17"/>
        </w:rPr>
      </w:pPr>
      <w:r>
        <w:rPr>
          <w:color w:val="000000"/>
          <w:sz w:val="17"/>
          <w:szCs w:val="17"/>
        </w:rPr>
        <w:t>NU Teams is the official on-campus professional student engineering teams at The University of Newcastle</w:t>
      </w:r>
    </w:p>
    <w:p w14:paraId="458211EF" w14:textId="77777777" w:rsidR="006E5890" w:rsidRDefault="006E5890" w:rsidP="006E5890">
      <w:pPr>
        <w:pStyle w:val="EmailSignature"/>
        <w:rPr>
          <w:color w:val="000000"/>
          <w:sz w:val="17"/>
          <w:szCs w:val="17"/>
        </w:rPr>
      </w:pPr>
      <w:r>
        <w:rPr>
          <w:color w:val="000000"/>
          <w:sz w:val="17"/>
          <w:szCs w:val="17"/>
        </w:rPr>
        <w:t>Bachelor of Electrical Engineering</w:t>
      </w:r>
    </w:p>
    <w:p w14:paraId="29F6D9B0" w14:textId="77777777" w:rsidR="006E5890" w:rsidRPr="00722327" w:rsidRDefault="006E5890" w:rsidP="006E5890">
      <w:pPr>
        <w:pStyle w:val="EmailSignature"/>
        <w:rPr>
          <w:color w:val="0192EB"/>
          <w:sz w:val="18"/>
          <w:szCs w:val="18"/>
        </w:rPr>
      </w:pPr>
      <w:r w:rsidRPr="00722327">
        <w:rPr>
          <w:color w:val="0192EB"/>
          <w:sz w:val="18"/>
          <w:szCs w:val="18"/>
        </w:rPr>
        <w:t>Email: Jacob.Lukes@uon.edu.au</w:t>
      </w:r>
    </w:p>
    <w:p w14:paraId="7E0A02EF" w14:textId="60CDECA0" w:rsidR="006E5890" w:rsidRDefault="006E5890" w:rsidP="006E5890">
      <w:pPr>
        <w:pStyle w:val="EmailSignature"/>
        <w:rPr>
          <w:sz w:val="18"/>
          <w:szCs w:val="18"/>
        </w:rPr>
      </w:pPr>
      <w:r w:rsidRPr="00722327">
        <w:rPr>
          <w:color w:val="0192EB"/>
          <w:sz w:val="18"/>
          <w:szCs w:val="18"/>
        </w:rPr>
        <w:t>Web</w:t>
      </w:r>
      <w:r>
        <w:rPr>
          <w:sz w:val="18"/>
          <w:szCs w:val="18"/>
        </w:rPr>
        <w:t xml:space="preserve"> </w:t>
      </w:r>
      <w:hyperlink r:id="rId51" w:tgtFrame="_blank" w:history="1">
        <w:r>
          <w:rPr>
            <w:rStyle w:val="Hyperlink"/>
            <w:rFonts w:ascii="Aptos" w:hAnsi="Aptos"/>
            <w:b w:val="0"/>
            <w:bCs w:val="0"/>
            <w:sz w:val="18"/>
            <w:szCs w:val="18"/>
          </w:rPr>
          <w:t>www.nuteams.org</w:t>
        </w:r>
      </w:hyperlink>
    </w:p>
    <w:p w14:paraId="611F8E66" w14:textId="77777777" w:rsidR="006E5890" w:rsidRDefault="006E5890" w:rsidP="006E5890">
      <w:pPr>
        <w:pStyle w:val="EmailSignature"/>
        <w:rPr>
          <w:color w:val="000000"/>
          <w:sz w:val="17"/>
          <w:szCs w:val="17"/>
        </w:rPr>
      </w:pPr>
      <w:r>
        <w:rPr>
          <w:color w:val="000000"/>
          <w:sz w:val="17"/>
          <w:szCs w:val="17"/>
        </w:rPr>
        <w:t>The University of Newcastle Callaghan Campus, NSW 2308, Engineering Cl</w:t>
      </w:r>
    </w:p>
    <w:p w14:paraId="12A6B766" w14:textId="4906F5A1" w:rsidR="006E5890" w:rsidRDefault="006E5890" w:rsidP="006E5890">
      <w:pPr>
        <w:pStyle w:val="EmailSignature"/>
        <w:rPr>
          <w:color w:val="000000"/>
          <w:sz w:val="18"/>
          <w:szCs w:val="18"/>
        </w:rPr>
      </w:pPr>
      <w:r>
        <w:rPr>
          <w:noProof/>
          <w:color w:val="000000"/>
          <w:sz w:val="18"/>
          <w:szCs w:val="18"/>
        </w:rPr>
        <w:drawing>
          <wp:inline distT="0" distB="0" distL="0" distR="0" wp14:anchorId="7CCB7854" wp14:editId="50BBA071">
            <wp:extent cx="2428875" cy="714375"/>
            <wp:effectExtent l="0" t="0" r="0" b="9525"/>
            <wp:docPr id="17919625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28875" cy="714375"/>
                    </a:xfrm>
                    <a:prstGeom prst="rect">
                      <a:avLst/>
                    </a:prstGeom>
                    <a:noFill/>
                    <a:ln>
                      <a:noFill/>
                    </a:ln>
                  </pic:spPr>
                </pic:pic>
              </a:graphicData>
            </a:graphic>
          </wp:inline>
        </w:drawing>
      </w:r>
    </w:p>
    <w:p w14:paraId="20D67D74" w14:textId="77777777" w:rsidR="006E5890" w:rsidRDefault="006E5890" w:rsidP="006E5890">
      <w:pPr>
        <w:pStyle w:val="EmailSignature"/>
      </w:pPr>
    </w:p>
    <w:p w14:paraId="42D2C237" w14:textId="6D8A09A3" w:rsidR="006D3229" w:rsidRDefault="00877893" w:rsidP="00446CE8">
      <w:pPr>
        <w:pStyle w:val="Heading2"/>
        <w:sectPr w:rsidR="006D3229" w:rsidSect="000F48C1">
          <w:footerReference w:type="default" r:id="rId53"/>
          <w:pgSz w:w="11906" w:h="16838"/>
          <w:pgMar w:top="1440" w:right="1440" w:bottom="1440" w:left="1440" w:header="709" w:footer="708" w:gutter="0"/>
          <w:pgNumType w:start="1"/>
          <w:cols w:space="708"/>
          <w:docGrid w:linePitch="360"/>
        </w:sectPr>
      </w:pPr>
      <w:r>
        <w:br w:type="page"/>
      </w:r>
    </w:p>
    <w:p w14:paraId="648052D3" w14:textId="77777777" w:rsidR="00EE0E7D" w:rsidRDefault="00531783" w:rsidP="006C59D7">
      <w:pPr>
        <w:rPr>
          <w:color w:val="EE0000"/>
        </w:rPr>
      </w:pPr>
      <w:r w:rsidRPr="00521063">
        <w:rPr>
          <w:color w:val="EE0000"/>
        </w:rPr>
        <w:lastRenderedPageBreak/>
        <w:t>A landscape page if you needed to put large sketches and images here.</w:t>
      </w:r>
    </w:p>
    <w:p w14:paraId="1D5B0946" w14:textId="08A0675A" w:rsidR="006A4215" w:rsidRDefault="006A4215">
      <w:pPr>
        <w:spacing w:line="259" w:lineRule="auto"/>
        <w:jc w:val="left"/>
        <w:rPr>
          <w:color w:val="EE0000"/>
        </w:rPr>
      </w:pPr>
      <w:r>
        <w:rPr>
          <w:color w:val="EE0000"/>
        </w:rPr>
        <w:br w:type="page"/>
      </w:r>
    </w:p>
    <w:p w14:paraId="0CA98CDD" w14:textId="4A1DEAB1" w:rsidR="006A4215" w:rsidRDefault="00446CE8" w:rsidP="00EA0286">
      <w:pPr>
        <w:pStyle w:val="Heading2"/>
      </w:pPr>
      <w:bookmarkStart w:id="210" w:name="_Ref218267576"/>
      <w:bookmarkStart w:id="211" w:name="_Toc218885948"/>
      <w:r>
        <w:lastRenderedPageBreak/>
        <w:t xml:space="preserve">Appendix B - </w:t>
      </w:r>
      <w:r w:rsidR="00EA0286">
        <w:t>NU25 Shutdown Circuit</w:t>
      </w:r>
      <w:bookmarkEnd w:id="210"/>
      <w:bookmarkEnd w:id="211"/>
    </w:p>
    <w:p w14:paraId="689069FC" w14:textId="281A15A9" w:rsidR="00EA0286" w:rsidRPr="00EA0286" w:rsidRDefault="00EA0286" w:rsidP="00EA0286">
      <w:r>
        <w:t>A high-resolution version can be found in the NU Teams SharePoint, or in the Racing-NU25 Github Repository.</w:t>
      </w:r>
    </w:p>
    <w:p w14:paraId="4B0C22BC" w14:textId="77777777" w:rsidR="00E25941" w:rsidRDefault="00C807BD" w:rsidP="006A4215">
      <w:pPr>
        <w:jc w:val="center"/>
        <w:rPr>
          <w:color w:val="EE0000"/>
        </w:rPr>
      </w:pPr>
      <w:r w:rsidRPr="00C807BD">
        <w:rPr>
          <w:noProof/>
          <w:color w:val="EE0000"/>
        </w:rPr>
        <w:drawing>
          <wp:inline distT="0" distB="0" distL="0" distR="0" wp14:anchorId="67D3D0A8" wp14:editId="5DA0ADF3">
            <wp:extent cx="7268179" cy="5047013"/>
            <wp:effectExtent l="0" t="0" r="9525" b="1270"/>
            <wp:docPr id="3825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52811" name="Picture 1"/>
                    <pic:cNvPicPr/>
                  </pic:nvPicPr>
                  <pic:blipFill>
                    <a:blip r:embed="rId54">
                      <a:extLst>
                        <a:ext uri="{28A0092B-C50C-407E-A947-70E740481C1C}">
                          <a14:useLocalDpi xmlns:a14="http://schemas.microsoft.com/office/drawing/2010/main" val="0"/>
                        </a:ext>
                      </a:extLst>
                    </a:blip>
                    <a:stretch>
                      <a:fillRect/>
                    </a:stretch>
                  </pic:blipFill>
                  <pic:spPr>
                    <a:xfrm>
                      <a:off x="0" y="0"/>
                      <a:ext cx="7296859" cy="5066929"/>
                    </a:xfrm>
                    <a:prstGeom prst="rect">
                      <a:avLst/>
                    </a:prstGeom>
                  </pic:spPr>
                </pic:pic>
              </a:graphicData>
            </a:graphic>
          </wp:inline>
        </w:drawing>
      </w:r>
    </w:p>
    <w:p w14:paraId="3C6E7B01" w14:textId="75895DC3" w:rsidR="00E25941" w:rsidRDefault="00446CE8" w:rsidP="001C17B8">
      <w:pPr>
        <w:pStyle w:val="Heading2"/>
        <w:numPr>
          <w:ilvl w:val="1"/>
          <w:numId w:val="22"/>
        </w:numPr>
      </w:pPr>
      <w:bookmarkStart w:id="212" w:name="_Ref218605658"/>
      <w:bookmarkStart w:id="213" w:name="_Toc218885949"/>
      <w:r>
        <w:lastRenderedPageBreak/>
        <w:t xml:space="preserve">Appendix C - </w:t>
      </w:r>
      <w:r w:rsidR="00E25941">
        <w:t>NU25 Electrical System Overview</w:t>
      </w:r>
      <w:bookmarkEnd w:id="212"/>
      <w:bookmarkEnd w:id="213"/>
    </w:p>
    <w:p w14:paraId="318642F6" w14:textId="77777777" w:rsidR="008E3E36" w:rsidRDefault="00E25941">
      <w:pPr>
        <w:spacing w:line="259" w:lineRule="auto"/>
        <w:jc w:val="left"/>
        <w:rPr>
          <w:color w:val="EE0000"/>
        </w:rPr>
      </w:pPr>
      <w:r>
        <w:rPr>
          <w:color w:val="EE0000"/>
        </w:rPr>
        <w:t xml:space="preserve">*TODO: </w:t>
      </w:r>
      <w:r w:rsidR="008E3E36">
        <w:rPr>
          <w:color w:val="EE0000"/>
        </w:rPr>
        <w:t>put overview here*</w:t>
      </w:r>
    </w:p>
    <w:p w14:paraId="237810DF" w14:textId="77777777" w:rsidR="00082E7A" w:rsidRDefault="008E3E36" w:rsidP="008E3E36">
      <w:r>
        <w:t>A high-resolution version can be found in the NU Teams SharePoint, or in the Racing-NU25 Github Repository.</w:t>
      </w:r>
    </w:p>
    <w:p w14:paraId="4331E302" w14:textId="77777777" w:rsidR="00082E7A" w:rsidRDefault="00082E7A">
      <w:pPr>
        <w:spacing w:line="259" w:lineRule="auto"/>
        <w:jc w:val="left"/>
      </w:pPr>
      <w:r>
        <w:br w:type="page"/>
      </w:r>
    </w:p>
    <w:p w14:paraId="461D4934" w14:textId="19397C27" w:rsidR="00082E7A" w:rsidRDefault="00082E7A" w:rsidP="00082E7A">
      <w:pPr>
        <w:pStyle w:val="Heading2"/>
      </w:pPr>
      <w:bookmarkStart w:id="214" w:name="_Ref218623954"/>
      <w:bookmarkStart w:id="215" w:name="_Toc218885950"/>
      <w:r>
        <w:lastRenderedPageBreak/>
        <w:t xml:space="preserve">Appendix </w:t>
      </w:r>
      <w:r w:rsidR="00DB6A3A">
        <w:t>D</w:t>
      </w:r>
      <w:r>
        <w:t xml:space="preserve"> - 2025 Technical Inspection MCHA Bible</w:t>
      </w:r>
      <w:bookmarkEnd w:id="214"/>
      <w:bookmarkEnd w:id="215"/>
    </w:p>
    <w:p w14:paraId="60A8B71A" w14:textId="61117AEE" w:rsidR="00E25941" w:rsidRDefault="00082E7A" w:rsidP="00082E7A">
      <w:r>
        <w:rPr>
          <w:color w:val="EE0000"/>
        </w:rPr>
        <w:t>*TODO: PUT MCHA BIBLE HERE*</w:t>
      </w:r>
      <w:r w:rsidR="00E25941">
        <w:br w:type="page"/>
      </w:r>
    </w:p>
    <w:p w14:paraId="4127213D" w14:textId="77777777" w:rsidR="00EE0E7D" w:rsidRPr="00521063" w:rsidRDefault="00EE0E7D" w:rsidP="006A4215">
      <w:pPr>
        <w:jc w:val="center"/>
        <w:rPr>
          <w:color w:val="EE0000"/>
        </w:rPr>
        <w:sectPr w:rsidR="00EE0E7D" w:rsidRPr="00521063" w:rsidSect="00CE2C9F">
          <w:headerReference w:type="default" r:id="rId55"/>
          <w:footerReference w:type="default" r:id="rId56"/>
          <w:pgSz w:w="16838" w:h="11906" w:orient="landscape"/>
          <w:pgMar w:top="1440" w:right="1440" w:bottom="1440" w:left="1440" w:header="709" w:footer="708" w:gutter="0"/>
          <w:cols w:space="708"/>
          <w:docGrid w:linePitch="360"/>
        </w:sectPr>
      </w:pPr>
    </w:p>
    <w:p w14:paraId="0745219A" w14:textId="7A13B442" w:rsidR="000B4000" w:rsidRDefault="00531783" w:rsidP="006C59D7">
      <w:pPr>
        <w:rPr>
          <w:color w:val="EE0000"/>
        </w:rPr>
      </w:pPr>
      <w:r w:rsidRPr="00521063">
        <w:rPr>
          <w:color w:val="EE0000"/>
        </w:rPr>
        <w:lastRenderedPageBreak/>
        <w:t>Just a portrait page</w:t>
      </w:r>
      <w:r w:rsidR="00794DA1" w:rsidRPr="00521063">
        <w:rPr>
          <w:color w:val="EE0000"/>
        </w:rPr>
        <w:t xml:space="preserve"> after the landscape page if needed.</w:t>
      </w:r>
    </w:p>
    <w:p w14:paraId="21A0AD71" w14:textId="76E72771" w:rsidR="007A02B6" w:rsidRDefault="007A02B6" w:rsidP="007A02B6">
      <w:pPr>
        <w:pStyle w:val="Heading2"/>
      </w:pPr>
      <w:bookmarkStart w:id="216" w:name="_Ref218607036"/>
      <w:bookmarkStart w:id="217" w:name="_Toc218885951"/>
      <w:r>
        <w:t xml:space="preserve">Appendix </w:t>
      </w:r>
      <w:r w:rsidR="00DB6A3A">
        <w:t>E</w:t>
      </w:r>
      <w:r w:rsidR="00E122B1">
        <w:t xml:space="preserve"> – 2025 MCHA Systems Design Changes</w:t>
      </w:r>
      <w:bookmarkEnd w:id="216"/>
      <w:bookmarkEnd w:id="217"/>
    </w:p>
    <w:p w14:paraId="7FE60B62" w14:textId="7EADC35B" w:rsidR="000B4000" w:rsidRPr="00521063" w:rsidRDefault="007A02B6" w:rsidP="006C59D7">
      <w:pPr>
        <w:rPr>
          <w:color w:val="EE0000"/>
        </w:rPr>
      </w:pPr>
      <w:r>
        <w:rPr>
          <w:color w:val="EE0000"/>
        </w:rPr>
        <w:t>*TODO: add 2025 MCHA Systems Design Changes*</w:t>
      </w:r>
    </w:p>
    <w:sectPr w:rsidR="000B4000" w:rsidRPr="00521063" w:rsidSect="00EE0E7D">
      <w:headerReference w:type="default" r:id="rId57"/>
      <w:footerReference w:type="default" r:id="rId58"/>
      <w:pgSz w:w="11906" w:h="16838" w:code="9"/>
      <w:pgMar w:top="1440" w:right="1440" w:bottom="1440" w:left="1440" w:header="709"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Mia Cosentino" w:date="2026-01-09T20:38:00Z" w:initials="MC">
    <w:p w14:paraId="722DCF59" w14:textId="223350FE" w:rsidR="009B4F83" w:rsidRDefault="009B4F83">
      <w:r>
        <w:annotationRef/>
      </w:r>
      <w:r w:rsidRPr="316CDA65">
        <w:t>wordy in first parts</w:t>
      </w:r>
    </w:p>
    <w:p w14:paraId="720F1FC3" w14:textId="7B81392F" w:rsidR="009B4F83" w:rsidRDefault="009B4F83"/>
    <w:p w14:paraId="6381B41C" w14:textId="56037E82" w:rsidR="009B4F83" w:rsidRDefault="009B4F83">
      <w:r w:rsidRPr="0084DD58">
        <w:t>To maximise testing time for both the differential and other vehicle dynamic tests, it was decided to keep the Mechatronic system changes to a minimum. </w:t>
      </w:r>
    </w:p>
    <w:p w14:paraId="32B22438" w14:textId="3F331A29" w:rsidR="009B4F83" w:rsidRDefault="009B4F83"/>
    <w:p w14:paraId="7BE4807F" w14:textId="28EE6936" w:rsidR="009B4F83" w:rsidRDefault="009B4F83">
      <w:r w:rsidRPr="5BF3CE8C">
        <w:t>^better I think</w:t>
      </w:r>
    </w:p>
  </w:comment>
  <w:comment w:id="27" w:author="Mia Cosentino" w:date="2026-01-09T20:51:00Z" w:initials="MC">
    <w:p w14:paraId="20E75524" w14:textId="3D8BFE80" w:rsidR="00295800" w:rsidRDefault="00295800">
      <w:pPr>
        <w:pStyle w:val="CommentText"/>
      </w:pPr>
      <w:r>
        <w:rPr>
          <w:rStyle w:val="CommentReference"/>
        </w:rPr>
        <w:annotationRef/>
      </w:r>
      <w:r w:rsidRPr="67DBDA5B">
        <w:t>was it tho?</w:t>
      </w:r>
    </w:p>
  </w:comment>
  <w:comment w:id="28" w:author="Jacob Lukes" w:date="2026-01-09T22:07:00Z" w:initials="JL">
    <w:p w14:paraId="5249C252" w14:textId="77777777" w:rsidR="006953EC" w:rsidRDefault="006953EC" w:rsidP="006953EC">
      <w:pPr>
        <w:pStyle w:val="CommentText"/>
        <w:jc w:val="left"/>
      </w:pPr>
      <w:r>
        <w:rPr>
          <w:rStyle w:val="CommentReference"/>
        </w:rPr>
        <w:annotationRef/>
      </w:r>
      <w:r>
        <w:t>Legally yes</w:t>
      </w:r>
    </w:p>
  </w:comment>
  <w:comment w:id="42" w:author="Mia Cosentino" w:date="2026-01-09T21:22:00Z" w:initials="MC">
    <w:p w14:paraId="5A6C0C21" w14:textId="43575433" w:rsidR="00BC15C1" w:rsidRDefault="00BC15C1">
      <w:pPr>
        <w:pStyle w:val="CommentText"/>
      </w:pPr>
      <w:r>
        <w:rPr>
          <w:rStyle w:val="CommentReference"/>
        </w:rPr>
        <w:annotationRef/>
      </w:r>
      <w:r w:rsidRPr="10E640C4">
        <w:t>"follows:" or ; may work better, then can start with capital etc</w:t>
      </w:r>
    </w:p>
  </w:comment>
  <w:comment w:id="45" w:author="Mia Cosentino" w:date="2026-01-09T21:26:00Z" w:initials="MC">
    <w:p w14:paraId="55F07331" w14:textId="641E1A14" w:rsidR="00324AB3" w:rsidRDefault="00324AB3">
      <w:pPr>
        <w:pStyle w:val="CommentText"/>
      </w:pPr>
      <w:r>
        <w:rPr>
          <w:rStyle w:val="CommentReference"/>
        </w:rPr>
        <w:annotationRef/>
      </w:r>
      <w:r w:rsidRPr="1AA8EA89">
        <w:t>hard-to-get-to</w:t>
      </w:r>
    </w:p>
  </w:comment>
  <w:comment w:id="47" w:author="Mia Cosentino" w:date="2026-01-09T21:28:00Z" w:initials="MC">
    <w:p w14:paraId="02DF4279" w14:textId="0154E184" w:rsidR="00345F9D" w:rsidRDefault="00345F9D">
      <w:pPr>
        <w:pStyle w:val="CommentText"/>
      </w:pPr>
      <w:r>
        <w:rPr>
          <w:rStyle w:val="CommentReference"/>
        </w:rPr>
        <w:annotationRef/>
      </w:r>
      <w:r w:rsidRPr="7DC7B617">
        <w:t>:0</w:t>
      </w:r>
    </w:p>
  </w:comment>
  <w:comment w:id="54" w:author="Mia Cosentino" w:date="2026-01-09T21:37:00Z" w:initials="MC">
    <w:p w14:paraId="0FF12087" w14:textId="2DBE5119" w:rsidR="00CA3BE9" w:rsidRDefault="00CA3BE9">
      <w:pPr>
        <w:pStyle w:val="CommentText"/>
      </w:pPr>
      <w:r>
        <w:rPr>
          <w:rStyle w:val="CommentReference"/>
        </w:rPr>
        <w:annotationRef/>
      </w:r>
      <w:r w:rsidRPr="5F084BCD">
        <w:t>may be stupid comment, I thought it was dynamometer or dynamometer or something</w:t>
      </w:r>
    </w:p>
  </w:comment>
  <w:comment w:id="55" w:author="Mia Cosentino" w:date="2026-01-09T21:38:00Z" w:initials="MC">
    <w:p w14:paraId="367D9253" w14:textId="65B014C0" w:rsidR="00CA3BE9" w:rsidRDefault="00CA3BE9">
      <w:pPr>
        <w:pStyle w:val="CommentText"/>
      </w:pPr>
      <w:r>
        <w:rPr>
          <w:rStyle w:val="CommentReference"/>
        </w:rPr>
        <w:annotationRef/>
      </w:r>
      <w:r w:rsidRPr="1BF71F21">
        <w:t>were</w:t>
      </w:r>
    </w:p>
  </w:comment>
  <w:comment w:id="58" w:author="Mia Cosentino" w:date="2026-01-09T21:39:00Z" w:initials="MC">
    <w:p w14:paraId="15C7A9DE" w14:textId="1337A1DA" w:rsidR="00AB1B74" w:rsidRDefault="00AB1B74">
      <w:pPr>
        <w:pStyle w:val="CommentText"/>
      </w:pPr>
      <w:r>
        <w:rPr>
          <w:rStyle w:val="CommentReference"/>
        </w:rPr>
        <w:annotationRef/>
      </w:r>
      <w:r w:rsidRPr="3A3D4259">
        <w:t>why so far away</w:t>
      </w:r>
    </w:p>
  </w:comment>
  <w:comment w:id="66" w:author="Mia Cosentino" w:date="2026-01-09T21:47:00Z" w:initials="MC">
    <w:p w14:paraId="4824ABD6" w14:textId="7CE3041D" w:rsidR="00695ED8" w:rsidRDefault="00695ED8">
      <w:pPr>
        <w:pStyle w:val="CommentText"/>
      </w:pPr>
      <w:r>
        <w:rPr>
          <w:rStyle w:val="CommentReference"/>
        </w:rPr>
        <w:annotationRef/>
      </w:r>
      <w:r w:rsidRPr="141D55BA">
        <w:t>while the team got many mechanical?</w:t>
      </w:r>
    </w:p>
    <w:p w14:paraId="2102148F" w14:textId="36E041F5" w:rsidR="00695ED8" w:rsidRDefault="00695ED8">
      <w:pPr>
        <w:pStyle w:val="CommentText"/>
      </w:pPr>
    </w:p>
    <w:p w14:paraId="017D8469" w14:textId="054ED2BA" w:rsidR="00695ED8" w:rsidRDefault="00695ED8">
      <w:pPr>
        <w:pStyle w:val="CommentText"/>
      </w:pPr>
      <w:r w:rsidRPr="6EF88271">
        <w:t>idk it sounds slightly odd but its fine</w:t>
      </w:r>
    </w:p>
  </w:comment>
  <w:comment w:id="70" w:author="Mia Cosentino" w:date="2026-01-09T22:05:00Z" w:initials="MC">
    <w:p w14:paraId="3EABB909" w14:textId="402A0653" w:rsidR="00612D00" w:rsidRDefault="00612D00">
      <w:pPr>
        <w:pStyle w:val="CommentText"/>
      </w:pPr>
      <w:r>
        <w:rPr>
          <w:rStyle w:val="CommentReference"/>
        </w:rPr>
        <w:annotationRef/>
      </w:r>
      <w:r w:rsidRPr="319424F8">
        <w:t>don't know your intention with this sentence but I would delete the "how to"</w:t>
      </w:r>
    </w:p>
  </w:comment>
  <w:comment w:id="80" w:author="Mia Cosentino" w:date="2026-01-09T22:21:00Z" w:initials="MC">
    <w:p w14:paraId="0B409FA9" w14:textId="2F6B516A" w:rsidR="00B96D48" w:rsidRDefault="00B96D48">
      <w:pPr>
        <w:pStyle w:val="CommentText"/>
      </w:pPr>
      <w:r>
        <w:rPr>
          <w:rStyle w:val="CommentReference"/>
        </w:rPr>
        <w:annotationRef/>
      </w:r>
      <w:r w:rsidRPr="34C5C8D5">
        <w:t>"enforced this"</w:t>
      </w:r>
    </w:p>
  </w:comment>
  <w:comment w:id="83" w:author="Mia Cosentino" w:date="2026-01-09T22:23:00Z" w:initials="MC">
    <w:p w14:paraId="0D8837E4" w14:textId="4ABDE43A" w:rsidR="00394F95" w:rsidRDefault="00394F95">
      <w:pPr>
        <w:pStyle w:val="CommentText"/>
      </w:pPr>
      <w:r>
        <w:rPr>
          <w:rStyle w:val="CommentReference"/>
        </w:rPr>
        <w:annotationRef/>
      </w:r>
      <w:r w:rsidRPr="3B42145F">
        <w:t>don't need this</w:t>
      </w:r>
    </w:p>
  </w:comment>
  <w:comment w:id="89" w:author="Mia Cosentino" w:date="2026-01-09T22:24:00Z" w:initials="MC">
    <w:p w14:paraId="22C71CFC" w14:textId="0FBA9899" w:rsidR="00F97B5A" w:rsidRDefault="00F97B5A">
      <w:pPr>
        <w:pStyle w:val="CommentText"/>
      </w:pPr>
      <w:r>
        <w:rPr>
          <w:rStyle w:val="CommentReference"/>
        </w:rPr>
        <w:annotationRef/>
      </w:r>
      <w:r w:rsidRPr="53B6E875">
        <w:t>could switch the for and of here but not that deep</w:t>
      </w:r>
    </w:p>
  </w:comment>
  <w:comment w:id="90" w:author="Mia Cosentino" w:date="2026-01-09T22:30:00Z" w:initials="MC">
    <w:p w14:paraId="671C43F4" w14:textId="06CF3C36" w:rsidR="00827CD4" w:rsidRDefault="00827CD4">
      <w:pPr>
        <w:pStyle w:val="CommentText"/>
      </w:pPr>
      <w:r>
        <w:rPr>
          <w:rStyle w:val="CommentReference"/>
        </w:rPr>
        <w:annotationRef/>
      </w:r>
      <w:r w:rsidRPr="7C9D1564">
        <w:t>not needed here</w:t>
      </w:r>
    </w:p>
  </w:comment>
  <w:comment w:id="91" w:author="Mia Cosentino" w:date="2026-01-09T22:33:00Z" w:initials="MC">
    <w:p w14:paraId="3EABDD79" w14:textId="46329299" w:rsidR="006E549D" w:rsidRDefault="006E549D">
      <w:pPr>
        <w:pStyle w:val="CommentText"/>
      </w:pPr>
      <w:r>
        <w:rPr>
          <w:rStyle w:val="CommentReference"/>
        </w:rPr>
        <w:annotationRef/>
      </w:r>
      <w:r w:rsidRPr="6237F1CE">
        <w:t>don't need this</w:t>
      </w:r>
    </w:p>
  </w:comment>
  <w:comment w:id="93" w:author="Mia Cosentino" w:date="2026-01-09T22:33:00Z" w:initials="MC">
    <w:p w14:paraId="0230ADBB" w14:textId="46910D94" w:rsidR="000D655C" w:rsidRDefault="000D655C">
      <w:pPr>
        <w:pStyle w:val="CommentText"/>
      </w:pPr>
      <w:r>
        <w:rPr>
          <w:rStyle w:val="CommentReference"/>
        </w:rPr>
        <w:annotationRef/>
      </w:r>
      <w:r w:rsidRPr="277534CF">
        <w:t>where</w:t>
      </w:r>
    </w:p>
  </w:comment>
  <w:comment w:id="94" w:author="Mia Cosentino" w:date="2026-01-09T22:35:00Z" w:initials="MC">
    <w:p w14:paraId="08C648D1" w14:textId="20A03473" w:rsidR="00AE4022" w:rsidRDefault="00AE4022">
      <w:pPr>
        <w:pStyle w:val="CommentText"/>
      </w:pPr>
      <w:r>
        <w:rPr>
          <w:rStyle w:val="CommentReference"/>
        </w:rPr>
        <w:annotationRef/>
      </w:r>
      <w:r w:rsidRPr="3BC61B2A">
        <w:t>attempting</w:t>
      </w:r>
    </w:p>
  </w:comment>
  <w:comment w:id="95" w:author="Mia Cosentino" w:date="2026-01-09T22:38:00Z" w:initials="MC">
    <w:p w14:paraId="6A3DFFFE" w14:textId="1A9C9F76" w:rsidR="00A31866" w:rsidRDefault="00A31866">
      <w:pPr>
        <w:pStyle w:val="CommentText"/>
      </w:pPr>
      <w:r>
        <w:rPr>
          <w:rStyle w:val="CommentReference"/>
        </w:rPr>
        <w:annotationRef/>
      </w:r>
      <w:r w:rsidRPr="65D9AF29">
        <w:t>a risk of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E4807F" w15:done="0"/>
  <w15:commentEx w15:paraId="20E75524" w15:done="0"/>
  <w15:commentEx w15:paraId="5249C252" w15:paraIdParent="20E75524" w15:done="0"/>
  <w15:commentEx w15:paraId="5A6C0C21" w15:done="0"/>
  <w15:commentEx w15:paraId="55F07331" w15:done="0"/>
  <w15:commentEx w15:paraId="02DF4279" w15:done="0"/>
  <w15:commentEx w15:paraId="0FF12087" w15:done="0"/>
  <w15:commentEx w15:paraId="367D9253" w15:done="0"/>
  <w15:commentEx w15:paraId="15C7A9DE" w15:done="0"/>
  <w15:commentEx w15:paraId="017D8469" w15:done="0"/>
  <w15:commentEx w15:paraId="3EABB909" w15:done="0"/>
  <w15:commentEx w15:paraId="0B409FA9" w15:done="0"/>
  <w15:commentEx w15:paraId="0D8837E4" w15:done="0"/>
  <w15:commentEx w15:paraId="22C71CFC" w15:done="0"/>
  <w15:commentEx w15:paraId="671C43F4" w15:done="0"/>
  <w15:commentEx w15:paraId="3EABDD79" w15:done="0"/>
  <w15:commentEx w15:paraId="0230ADBB" w15:done="0"/>
  <w15:commentEx w15:paraId="08C648D1" w15:done="0"/>
  <w15:commentEx w15:paraId="6A3DFF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94410" w16cex:dateUtc="2026-01-09T09:38:00Z"/>
  <w16cex:commentExtensible w16cex:durableId="673DC563" w16cex:dateUtc="2026-01-09T09:51:00Z"/>
  <w16cex:commentExtensible w16cex:durableId="79031AC8" w16cex:dateUtc="2026-01-09T11:07:00Z"/>
  <w16cex:commentExtensible w16cex:durableId="5CEC04C4" w16cex:dateUtc="2026-01-09T10:22:00Z"/>
  <w16cex:commentExtensible w16cex:durableId="4B75E8F1" w16cex:dateUtc="2026-01-09T10:26:00Z"/>
  <w16cex:commentExtensible w16cex:durableId="0CD6C0A7" w16cex:dateUtc="2026-01-09T10:28:00Z"/>
  <w16cex:commentExtensible w16cex:durableId="5BC6B158" w16cex:dateUtc="2026-01-09T10:37:00Z"/>
  <w16cex:commentExtensible w16cex:durableId="41762697" w16cex:dateUtc="2026-01-09T10:38:00Z"/>
  <w16cex:commentExtensible w16cex:durableId="187C188A" w16cex:dateUtc="2026-01-09T10:39:00Z"/>
  <w16cex:commentExtensible w16cex:durableId="617CAE84" w16cex:dateUtc="2026-01-09T10:47:00Z"/>
  <w16cex:commentExtensible w16cex:durableId="2BCEF2F3" w16cex:dateUtc="2026-01-09T11:05:00Z"/>
  <w16cex:commentExtensible w16cex:durableId="4BE6582A" w16cex:dateUtc="2026-01-09T11:21:00Z"/>
  <w16cex:commentExtensible w16cex:durableId="7EC053B2" w16cex:dateUtc="2026-01-09T11:23:00Z"/>
  <w16cex:commentExtensible w16cex:durableId="29B22F7E" w16cex:dateUtc="2026-01-09T11:24:00Z"/>
  <w16cex:commentExtensible w16cex:durableId="03668C32" w16cex:dateUtc="2026-01-09T11:30:00Z"/>
  <w16cex:commentExtensible w16cex:durableId="76816FCA" w16cex:dateUtc="2026-01-09T11:33:00Z"/>
  <w16cex:commentExtensible w16cex:durableId="549DB9F2" w16cex:dateUtc="2026-01-09T11:33:00Z"/>
  <w16cex:commentExtensible w16cex:durableId="05576DFD" w16cex:dateUtc="2026-01-09T11:35:00Z"/>
  <w16cex:commentExtensible w16cex:durableId="53B3BEDD" w16cex:dateUtc="2026-01-09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E4807F" w16cid:durableId="35A94410"/>
  <w16cid:commentId w16cid:paraId="20E75524" w16cid:durableId="673DC563"/>
  <w16cid:commentId w16cid:paraId="5249C252" w16cid:durableId="79031AC8"/>
  <w16cid:commentId w16cid:paraId="5A6C0C21" w16cid:durableId="5CEC04C4"/>
  <w16cid:commentId w16cid:paraId="55F07331" w16cid:durableId="4B75E8F1"/>
  <w16cid:commentId w16cid:paraId="02DF4279" w16cid:durableId="0CD6C0A7"/>
  <w16cid:commentId w16cid:paraId="0FF12087" w16cid:durableId="5BC6B158"/>
  <w16cid:commentId w16cid:paraId="367D9253" w16cid:durableId="41762697"/>
  <w16cid:commentId w16cid:paraId="15C7A9DE" w16cid:durableId="187C188A"/>
  <w16cid:commentId w16cid:paraId="017D8469" w16cid:durableId="617CAE84"/>
  <w16cid:commentId w16cid:paraId="3EABB909" w16cid:durableId="2BCEF2F3"/>
  <w16cid:commentId w16cid:paraId="0B409FA9" w16cid:durableId="4BE6582A"/>
  <w16cid:commentId w16cid:paraId="0D8837E4" w16cid:durableId="7EC053B2"/>
  <w16cid:commentId w16cid:paraId="22C71CFC" w16cid:durableId="29B22F7E"/>
  <w16cid:commentId w16cid:paraId="671C43F4" w16cid:durableId="03668C32"/>
  <w16cid:commentId w16cid:paraId="3EABDD79" w16cid:durableId="76816FCA"/>
  <w16cid:commentId w16cid:paraId="0230ADBB" w16cid:durableId="549DB9F2"/>
  <w16cid:commentId w16cid:paraId="08C648D1" w16cid:durableId="05576DFD"/>
  <w16cid:commentId w16cid:paraId="6A3DFFFE" w16cid:durableId="53B3BE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47CE" w14:textId="77777777" w:rsidR="00FC7BC1" w:rsidRDefault="00FC7BC1" w:rsidP="00F13795">
      <w:pPr>
        <w:spacing w:after="0" w:line="240" w:lineRule="auto"/>
      </w:pPr>
      <w:r>
        <w:separator/>
      </w:r>
    </w:p>
  </w:endnote>
  <w:endnote w:type="continuationSeparator" w:id="0">
    <w:p w14:paraId="080EE88D" w14:textId="77777777" w:rsidR="00FC7BC1" w:rsidRDefault="00FC7BC1" w:rsidP="00F13795">
      <w:pPr>
        <w:spacing w:after="0" w:line="240" w:lineRule="auto"/>
      </w:pPr>
      <w:r>
        <w:continuationSeparator/>
      </w:r>
    </w:p>
  </w:endnote>
  <w:endnote w:type="continuationNotice" w:id="1">
    <w:p w14:paraId="68A0D3CD" w14:textId="77777777" w:rsidR="00FC7BC1" w:rsidRDefault="00FC7B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264042"/>
      <w:docPartObj>
        <w:docPartGallery w:val="Page Numbers (Bottom of Page)"/>
        <w:docPartUnique/>
      </w:docPartObj>
    </w:sdtPr>
    <w:sdtEndPr>
      <w:rPr>
        <w:noProof/>
      </w:rPr>
    </w:sdtEndPr>
    <w:sdtContent>
      <w:p w14:paraId="3810A7A1" w14:textId="322CEA96" w:rsidR="00F13795" w:rsidRDefault="00000000">
        <w:pPr>
          <w:pStyle w:val="Footer"/>
          <w:jc w:val="right"/>
        </w:pPr>
      </w:p>
    </w:sdtContent>
  </w:sdt>
  <w:p w14:paraId="6AB000FE" w14:textId="77777777" w:rsidR="00F13795" w:rsidRDefault="00F13795" w:rsidP="00F1379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530457"/>
      <w:docPartObj>
        <w:docPartGallery w:val="Page Numbers (Bottom of Page)"/>
        <w:docPartUnique/>
      </w:docPartObj>
    </w:sdtPr>
    <w:sdtEndPr>
      <w:rPr>
        <w:noProof/>
      </w:rPr>
    </w:sdtEndPr>
    <w:sdtContent>
      <w:p w14:paraId="4848F26C" w14:textId="78DB10EB" w:rsidR="00F13795" w:rsidRDefault="00000000">
        <w:pPr>
          <w:pStyle w:val="Footer"/>
          <w:jc w:val="right"/>
        </w:pPr>
      </w:p>
    </w:sdtContent>
  </w:sdt>
  <w:p w14:paraId="22CD99C6" w14:textId="77777777" w:rsidR="00F13795" w:rsidRDefault="00F13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79425"/>
      <w:docPartObj>
        <w:docPartGallery w:val="Page Numbers (Bottom of Page)"/>
        <w:docPartUnique/>
      </w:docPartObj>
    </w:sdtPr>
    <w:sdtEndPr>
      <w:rPr>
        <w:noProof/>
      </w:rPr>
    </w:sdtEndPr>
    <w:sdtContent>
      <w:p w14:paraId="5AE130A5" w14:textId="11C2C66E" w:rsidR="00F13795" w:rsidRDefault="00493580" w:rsidP="000A449D">
        <w:pPr>
          <w:pStyle w:val="Footer"/>
          <w:jc w:val="right"/>
        </w:pPr>
        <w:r>
          <w:rPr>
            <w:noProof/>
          </w:rPr>
          <mc:AlternateContent>
            <mc:Choice Requires="wps">
              <w:drawing>
                <wp:anchor distT="0" distB="0" distL="114300" distR="114300" simplePos="0" relativeHeight="251658246" behindDoc="0" locked="0" layoutInCell="1" allowOverlap="1" wp14:anchorId="60EAF85A" wp14:editId="2F8DC308">
                  <wp:simplePos x="0" y="0"/>
                  <wp:positionH relativeFrom="column">
                    <wp:posOffset>0</wp:posOffset>
                  </wp:positionH>
                  <wp:positionV relativeFrom="paragraph">
                    <wp:posOffset>0</wp:posOffset>
                  </wp:positionV>
                  <wp:extent cx="5728168"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728168"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7CEA97" id="Straight Connector 7"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5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" strokecolor="#0192eb" strokeweight="2pt">
                  <v:stroke joinstyle="miter"/>
                </v:line>
              </w:pict>
            </mc:Fallback>
          </mc:AlternateContent>
        </w:r>
        <w:r w:rsidR="00F32E4B">
          <w:t>Jacob Lules</w:t>
        </w:r>
        <w:r w:rsidR="000A449D">
          <w:tab/>
          <w:t>NU Racing</w:t>
        </w:r>
        <w:r w:rsidR="000A449D">
          <w:tab/>
        </w:r>
        <w:r w:rsidR="000A449D">
          <w:fldChar w:fldCharType="begin"/>
        </w:r>
        <w:r w:rsidR="000A449D">
          <w:instrText xml:space="preserve"> PAGE   \* MERGEFORMAT </w:instrText>
        </w:r>
        <w:r w:rsidR="000A449D">
          <w:fldChar w:fldCharType="separate"/>
        </w:r>
        <w:r w:rsidR="000A449D">
          <w:rPr>
            <w:noProof/>
          </w:rPr>
          <w:t>2</w:t>
        </w:r>
        <w:r w:rsidR="000A449D">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522096"/>
      <w:docPartObj>
        <w:docPartGallery w:val="Page Numbers (Bottom of Page)"/>
        <w:docPartUnique/>
      </w:docPartObj>
    </w:sdtPr>
    <w:sdtEndPr>
      <w:rPr>
        <w:noProof/>
      </w:rPr>
    </w:sdtEndPr>
    <w:sdtContent>
      <w:p w14:paraId="44E80C5F" w14:textId="77777777" w:rsidR="00F13795" w:rsidRDefault="00F137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2F6551" w14:textId="77777777" w:rsidR="00F13795" w:rsidRDefault="00F137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238948"/>
      <w:docPartObj>
        <w:docPartGallery w:val="Page Numbers (Bottom of Page)"/>
        <w:docPartUnique/>
      </w:docPartObj>
    </w:sdtPr>
    <w:sdtEndPr>
      <w:rPr>
        <w:noProof/>
      </w:rPr>
    </w:sdtEndPr>
    <w:sdtContent>
      <w:p w14:paraId="5A51A464" w14:textId="7A4BD96A" w:rsidR="00F13795" w:rsidRPr="000F48C1" w:rsidRDefault="001C1BC4" w:rsidP="000F48C1">
        <w:pPr>
          <w:pStyle w:val="Footer"/>
        </w:pPr>
        <w:r>
          <w:rPr>
            <w:noProof/>
          </w:rPr>
          <mc:AlternateContent>
            <mc:Choice Requires="wps">
              <w:drawing>
                <wp:anchor distT="0" distB="0" distL="114300" distR="114300" simplePos="0" relativeHeight="251658242" behindDoc="0" locked="0" layoutInCell="1" allowOverlap="1" wp14:anchorId="6EF4B09C" wp14:editId="552BCA5F">
                  <wp:simplePos x="0" y="0"/>
                  <wp:positionH relativeFrom="column">
                    <wp:posOffset>0</wp:posOffset>
                  </wp:positionH>
                  <wp:positionV relativeFrom="paragraph">
                    <wp:posOffset>-36195</wp:posOffset>
                  </wp:positionV>
                  <wp:extent cx="57276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5727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1AE844" id="Straight Connector 17"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5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" strokecolor="#0192eb" strokeweight="2pt">
                  <v:stroke joinstyle="miter"/>
                </v:line>
              </w:pict>
            </mc:Fallback>
          </mc:AlternateContent>
        </w:r>
        <w:r w:rsidR="00F32E4B">
          <w:t>Jacob Lukes</w:t>
        </w:r>
        <w:r w:rsidR="000F48C1">
          <w:tab/>
        </w:r>
        <w:r w:rsidR="000A449D">
          <w:t>NU Racing</w:t>
        </w:r>
        <w:r w:rsidR="000F48C1">
          <w:tab/>
        </w:r>
        <w:r w:rsidR="000F48C1">
          <w:fldChar w:fldCharType="begin"/>
        </w:r>
        <w:r w:rsidR="000F48C1">
          <w:instrText xml:space="preserve"> PAGE   \* MERGEFORMAT </w:instrText>
        </w:r>
        <w:r w:rsidR="000F48C1">
          <w:fldChar w:fldCharType="separate"/>
        </w:r>
        <w:r w:rsidR="000F48C1">
          <w:rPr>
            <w:noProof/>
          </w:rPr>
          <w:t>2</w:t>
        </w:r>
        <w:r w:rsidR="000F48C1">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44D3D" w14:textId="31087F6B" w:rsidR="009F0AF8" w:rsidRPr="00AC208D" w:rsidRDefault="00493580" w:rsidP="00AC208D">
    <w:pPr>
      <w:pStyle w:val="Footer"/>
    </w:pPr>
    <w:r>
      <w:rPr>
        <w:noProof/>
      </w:rPr>
      <mc:AlternateContent>
        <mc:Choice Requires="wps">
          <w:drawing>
            <wp:anchor distT="0" distB="0" distL="114300" distR="114300" simplePos="0" relativeHeight="251658243" behindDoc="0" locked="0" layoutInCell="1" allowOverlap="1" wp14:anchorId="5FC5993C" wp14:editId="2DA8DA52">
              <wp:simplePos x="0" y="0"/>
              <wp:positionH relativeFrom="column">
                <wp:posOffset>0</wp:posOffset>
              </wp:positionH>
              <wp:positionV relativeFrom="paragraph">
                <wp:posOffset>-36195</wp:posOffset>
              </wp:positionV>
              <wp:extent cx="8856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8560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4FF7D72" id="Straight Connector 1"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697.3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" strokecolor="#0192eb" strokeweight="2pt">
              <v:stroke joinstyle="miter"/>
            </v:line>
          </w:pict>
        </mc:Fallback>
      </mc:AlternateContent>
    </w:r>
    <w:r w:rsidR="009E22AE">
      <w:t>Jacob Lukes</w:t>
    </w:r>
    <w:r w:rsidR="00AC208D">
      <w:ptab w:relativeTo="margin" w:alignment="center" w:leader="none"/>
    </w:r>
    <w:r>
      <w:t>NU Racing</w:t>
    </w:r>
    <w:r>
      <w:ptab w:relativeTo="margin" w:alignment="right" w:leader="none"/>
    </w:r>
    <w:r w:rsidRPr="00493580">
      <w:fldChar w:fldCharType="begin"/>
    </w:r>
    <w:r w:rsidRPr="00493580">
      <w:instrText xml:space="preserve"> PAGE   \* MERGEFORMAT </w:instrText>
    </w:r>
    <w:r w:rsidRPr="00493580">
      <w:fldChar w:fldCharType="separate"/>
    </w:r>
    <w:r w:rsidRPr="00493580">
      <w:rPr>
        <w:noProof/>
      </w:rPr>
      <w:t>1</w:t>
    </w:r>
    <w:r w:rsidRPr="00493580">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26D9" w14:textId="7D6381DA" w:rsidR="00436A56" w:rsidRPr="00AC208D" w:rsidRDefault="00436A56" w:rsidP="00AC208D">
    <w:pPr>
      <w:pStyle w:val="Footer"/>
    </w:pPr>
    <w:r>
      <w:rPr>
        <w:noProof/>
      </w:rPr>
      <mc:AlternateContent>
        <mc:Choice Requires="wps">
          <w:drawing>
            <wp:anchor distT="0" distB="0" distL="114300" distR="114300" simplePos="0" relativeHeight="251658247" behindDoc="0" locked="0" layoutInCell="1" allowOverlap="1" wp14:anchorId="22741406" wp14:editId="1E487C67">
              <wp:simplePos x="0" y="0"/>
              <wp:positionH relativeFrom="column">
                <wp:posOffset>0</wp:posOffset>
              </wp:positionH>
              <wp:positionV relativeFrom="paragraph">
                <wp:posOffset>-36195</wp:posOffset>
              </wp:positionV>
              <wp:extent cx="57276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727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998CB1" id="Straight Connector 12"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85pt" to="45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" strokecolor="#0192eb" strokeweight="2pt">
              <v:stroke joinstyle="miter"/>
            </v:line>
          </w:pict>
        </mc:Fallback>
      </mc:AlternateContent>
    </w:r>
    <w:r w:rsidR="009E22AE">
      <w:t>Jacob Lukes</w:t>
    </w:r>
    <w:r>
      <w:ptab w:relativeTo="margin" w:alignment="center" w:leader="none"/>
    </w:r>
    <w:r>
      <w:t>NU Racing</w:t>
    </w:r>
    <w:r>
      <w:ptab w:relativeTo="margin" w:alignment="right" w:leader="none"/>
    </w:r>
    <w:r w:rsidRPr="00493580">
      <w:fldChar w:fldCharType="begin"/>
    </w:r>
    <w:r w:rsidRPr="00493580">
      <w:instrText xml:space="preserve"> PAGE   \* MERGEFORMAT </w:instrText>
    </w:r>
    <w:r w:rsidRPr="00493580">
      <w:fldChar w:fldCharType="separate"/>
    </w:r>
    <w:r w:rsidRPr="00493580">
      <w:rPr>
        <w:noProof/>
      </w:rPr>
      <w:t>1</w:t>
    </w:r>
    <w:r w:rsidRPr="0049358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4CFF" w14:textId="77777777" w:rsidR="00FC7BC1" w:rsidRDefault="00FC7BC1" w:rsidP="00F13795">
      <w:pPr>
        <w:spacing w:after="0" w:line="240" w:lineRule="auto"/>
      </w:pPr>
      <w:r>
        <w:separator/>
      </w:r>
    </w:p>
  </w:footnote>
  <w:footnote w:type="continuationSeparator" w:id="0">
    <w:p w14:paraId="67F335BC" w14:textId="77777777" w:rsidR="00FC7BC1" w:rsidRDefault="00FC7BC1" w:rsidP="00F13795">
      <w:pPr>
        <w:spacing w:after="0" w:line="240" w:lineRule="auto"/>
      </w:pPr>
      <w:r>
        <w:continuationSeparator/>
      </w:r>
    </w:p>
  </w:footnote>
  <w:footnote w:type="continuationNotice" w:id="1">
    <w:p w14:paraId="48C1A691" w14:textId="77777777" w:rsidR="00FC7BC1" w:rsidRDefault="00FC7B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59C2" w14:textId="0F97FBF3" w:rsidR="000F48C1" w:rsidRDefault="0010726F">
    <w:pPr>
      <w:pStyle w:val="Header"/>
    </w:pPr>
    <w:r>
      <w:rPr>
        <w:noProof/>
      </w:rPr>
      <w:drawing>
        <wp:anchor distT="0" distB="0" distL="114300" distR="114300" simplePos="0" relativeHeight="251658240" behindDoc="0" locked="0" layoutInCell="1" allowOverlap="1" wp14:anchorId="7A8077EF" wp14:editId="10AA94F9">
          <wp:simplePos x="0" y="0"/>
          <wp:positionH relativeFrom="page">
            <wp:posOffset>6264910</wp:posOffset>
          </wp:positionH>
          <wp:positionV relativeFrom="page">
            <wp:posOffset>424256</wp:posOffset>
          </wp:positionV>
          <wp:extent cx="360000" cy="360000"/>
          <wp:effectExtent l="0" t="0" r="2540" b="2540"/>
          <wp:wrapSquare wrapText="bothSides"/>
          <wp:docPr id="2083520430" name="Picture 208352043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20430" name="Picture 208352043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sidR="004E4B6F">
      <w:rPr>
        <w:noProof/>
      </w:rPr>
      <mc:AlternateContent>
        <mc:Choice Requires="wps">
          <w:drawing>
            <wp:anchor distT="0" distB="0" distL="114300" distR="114300" simplePos="0" relativeHeight="251658241" behindDoc="0" locked="0" layoutInCell="1" allowOverlap="1" wp14:anchorId="71B91466" wp14:editId="5DC201C6">
              <wp:simplePos x="0" y="0"/>
              <wp:positionH relativeFrom="column">
                <wp:posOffset>-614</wp:posOffset>
              </wp:positionH>
              <wp:positionV relativeFrom="paragraph">
                <wp:posOffset>299085</wp:posOffset>
              </wp:positionV>
              <wp:extent cx="52236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223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551EBE5" id="Straight Connector 1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3.55pt" to="411.2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" strokecolor="#0192eb" strokeweight="2pt">
              <v:stroke joinstyle="miter"/>
            </v:line>
          </w:pict>
        </mc:Fallback>
      </mc:AlternateContent>
    </w:r>
    <w:r w:rsidR="00F32E4B">
      <w:t>Mechatronic Department Lead</w:t>
    </w:r>
    <w:r w:rsidR="002E2F29">
      <w:t xml:space="preserve"> Engineer</w:t>
    </w:r>
    <w:r w:rsidR="000F48C1">
      <w:tab/>
    </w:r>
    <w:r w:rsidR="000F48C1">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4FD7E" w14:textId="32996ECD" w:rsidR="009F0AF8" w:rsidRDefault="009F0AF8">
    <w:pPr>
      <w:pStyle w:val="Header"/>
    </w:pPr>
    <w:r>
      <w:rPr>
        <w:noProof/>
      </w:rPr>
      <w:drawing>
        <wp:anchor distT="0" distB="0" distL="114300" distR="114300" simplePos="0" relativeHeight="251658244" behindDoc="0" locked="0" layoutInCell="1" allowOverlap="1" wp14:anchorId="7E7DAFC6" wp14:editId="7168D8D4">
          <wp:simplePos x="0" y="0"/>
          <wp:positionH relativeFrom="page">
            <wp:posOffset>9324975</wp:posOffset>
          </wp:positionH>
          <wp:positionV relativeFrom="page">
            <wp:posOffset>424256</wp:posOffset>
          </wp:positionV>
          <wp:extent cx="360000" cy="360000"/>
          <wp:effectExtent l="0" t="0" r="2540" b="2540"/>
          <wp:wrapSquare wrapText="bothSides"/>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URacing_logo.png"/>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5" behindDoc="0" locked="0" layoutInCell="1" allowOverlap="1" wp14:anchorId="7A2156ED" wp14:editId="11AFE41B">
              <wp:simplePos x="0" y="0"/>
              <wp:positionH relativeFrom="column">
                <wp:posOffset>0</wp:posOffset>
              </wp:positionH>
              <wp:positionV relativeFrom="paragraph">
                <wp:posOffset>299085</wp:posOffset>
              </wp:positionV>
              <wp:extent cx="828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2800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030A5D" id="Straight Connector 3"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3.55pt" to="651.9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" strokecolor="#0192eb" strokeweight="2pt">
              <v:stroke joinstyle="miter"/>
            </v:line>
          </w:pict>
        </mc:Fallback>
      </mc:AlternateContent>
    </w:r>
    <w:r w:rsidR="009E22AE" w:rsidRPr="009E22AE">
      <w:t xml:space="preserve"> </w:t>
    </w:r>
    <w:r w:rsidR="009E22AE">
      <w:t>Mechatronic Department Lead Engineer</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EC89" w14:textId="0FEA3F24" w:rsidR="00436A56" w:rsidRDefault="00436A56" w:rsidP="00436A56">
    <w:pPr>
      <w:pStyle w:val="Header"/>
    </w:pPr>
    <w:r>
      <w:rPr>
        <w:noProof/>
      </w:rPr>
      <w:drawing>
        <wp:anchor distT="0" distB="0" distL="114300" distR="114300" simplePos="0" relativeHeight="251658248" behindDoc="0" locked="0" layoutInCell="1" allowOverlap="1" wp14:anchorId="363B35BD" wp14:editId="51F5ECDB">
          <wp:simplePos x="0" y="0"/>
          <wp:positionH relativeFrom="page">
            <wp:posOffset>6264910</wp:posOffset>
          </wp:positionH>
          <wp:positionV relativeFrom="page">
            <wp:posOffset>424256</wp:posOffset>
          </wp:positionV>
          <wp:extent cx="360000" cy="360000"/>
          <wp:effectExtent l="0" t="0" r="2540" b="2540"/>
          <wp:wrapSquare wrapText="bothSides"/>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9" behindDoc="0" locked="0" layoutInCell="1" allowOverlap="1" wp14:anchorId="67102926" wp14:editId="720790EF">
              <wp:simplePos x="0" y="0"/>
              <wp:positionH relativeFrom="column">
                <wp:posOffset>-614</wp:posOffset>
              </wp:positionH>
              <wp:positionV relativeFrom="paragraph">
                <wp:posOffset>299085</wp:posOffset>
              </wp:positionV>
              <wp:extent cx="522360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223600" cy="0"/>
                      </a:xfrm>
                      <a:prstGeom prst="line">
                        <a:avLst/>
                      </a:prstGeom>
                      <a:ln w="25400">
                        <a:solidFill>
                          <a:srgbClr val="0192E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4A26B2" id="Straight Connector 13" o:spid="_x0000_s1026" style="position:absolute;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23.55pt" to="411.2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" strokecolor="#0192eb" strokeweight="2pt">
              <v:stroke joinstyle="miter"/>
            </v:line>
          </w:pict>
        </mc:Fallback>
      </mc:AlternateContent>
    </w:r>
    <w:r w:rsidR="009E22AE" w:rsidRPr="009E22AE">
      <w:t xml:space="preserve"> </w:t>
    </w:r>
    <w:r w:rsidR="009E22AE">
      <w:t>Mechatronic Department Lead Engineer</w:t>
    </w:r>
    <w:r>
      <w:tab/>
    </w:r>
    <w:r>
      <w:tab/>
    </w:r>
  </w:p>
  <w:p w14:paraId="7CFDEDAB" w14:textId="6E7A3FC2" w:rsidR="00436A56" w:rsidRPr="00436A56" w:rsidRDefault="00436A56" w:rsidP="0043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623C"/>
    <w:multiLevelType w:val="hybridMultilevel"/>
    <w:tmpl w:val="B5389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B41AF6"/>
    <w:multiLevelType w:val="hybridMultilevel"/>
    <w:tmpl w:val="2222D088"/>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 w15:restartNumberingAfterBreak="0">
    <w:nsid w:val="08D168FA"/>
    <w:multiLevelType w:val="hybridMultilevel"/>
    <w:tmpl w:val="FB4672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9095988"/>
    <w:multiLevelType w:val="hybridMultilevel"/>
    <w:tmpl w:val="146493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8262B8"/>
    <w:multiLevelType w:val="hybridMultilevel"/>
    <w:tmpl w:val="FD4C12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93236E"/>
    <w:multiLevelType w:val="hybridMultilevel"/>
    <w:tmpl w:val="CD2A5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1F22AA"/>
    <w:multiLevelType w:val="hybridMultilevel"/>
    <w:tmpl w:val="9D1E04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5F693F"/>
    <w:multiLevelType w:val="hybridMultilevel"/>
    <w:tmpl w:val="D0E8F6E0"/>
    <w:lvl w:ilvl="0" w:tplc="A5BCB7AC">
      <w:start w:val="202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6E44F0"/>
    <w:multiLevelType w:val="hybridMultilevel"/>
    <w:tmpl w:val="8D5687D6"/>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982290"/>
    <w:multiLevelType w:val="hybridMultilevel"/>
    <w:tmpl w:val="4B0A32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0337C0D"/>
    <w:multiLevelType w:val="hybridMultilevel"/>
    <w:tmpl w:val="A330FA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6D0B0A"/>
    <w:multiLevelType w:val="hybridMultilevel"/>
    <w:tmpl w:val="450C2B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997903"/>
    <w:multiLevelType w:val="hybridMultilevel"/>
    <w:tmpl w:val="7A94037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445540"/>
    <w:multiLevelType w:val="hybridMultilevel"/>
    <w:tmpl w:val="75EC62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35C513D1"/>
    <w:multiLevelType w:val="multilevel"/>
    <w:tmpl w:val="F0B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8263A"/>
    <w:multiLevelType w:val="hybridMultilevel"/>
    <w:tmpl w:val="4FA874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F122ED"/>
    <w:multiLevelType w:val="multilevel"/>
    <w:tmpl w:val="2E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158CE"/>
    <w:multiLevelType w:val="hybridMultilevel"/>
    <w:tmpl w:val="25B857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350A10"/>
    <w:multiLevelType w:val="hybridMultilevel"/>
    <w:tmpl w:val="8D020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DFC27D6"/>
    <w:multiLevelType w:val="multilevel"/>
    <w:tmpl w:val="E9169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947C3"/>
    <w:multiLevelType w:val="hybridMultilevel"/>
    <w:tmpl w:val="7AAED5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0BE00E2"/>
    <w:multiLevelType w:val="hybridMultilevel"/>
    <w:tmpl w:val="21503A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52D88416">
      <w:numFmt w:val="bullet"/>
      <w:lvlText w:val="•"/>
      <w:lvlJc w:val="left"/>
      <w:pPr>
        <w:ind w:left="5040" w:hanging="360"/>
      </w:pPr>
      <w:rPr>
        <w:rFonts w:ascii="Aptos" w:eastAsiaTheme="minorEastAsia" w:hAnsi="Aptos" w:cstheme="minorBidi"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2340083"/>
    <w:multiLevelType w:val="hybridMultilevel"/>
    <w:tmpl w:val="9C783C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33E59B4"/>
    <w:multiLevelType w:val="hybridMultilevel"/>
    <w:tmpl w:val="C32CFC5A"/>
    <w:lvl w:ilvl="0" w:tplc="A5BCB7AC">
      <w:start w:val="2025"/>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5867AC4"/>
    <w:multiLevelType w:val="multilevel"/>
    <w:tmpl w:val="F0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C3277"/>
    <w:multiLevelType w:val="multilevel"/>
    <w:tmpl w:val="CF2C49B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EB1DEF"/>
    <w:multiLevelType w:val="hybridMultilevel"/>
    <w:tmpl w:val="2A9CF904"/>
    <w:lvl w:ilvl="0" w:tplc="11AC65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29403F"/>
    <w:multiLevelType w:val="hybridMultilevel"/>
    <w:tmpl w:val="A4D29F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7FC1E7C"/>
    <w:multiLevelType w:val="hybridMultilevel"/>
    <w:tmpl w:val="7CB6C0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0697586"/>
    <w:multiLevelType w:val="hybridMultilevel"/>
    <w:tmpl w:val="3D24FA06"/>
    <w:lvl w:ilvl="0" w:tplc="0A3AB910">
      <w:start w:val="1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B26CC9"/>
    <w:multiLevelType w:val="hybridMultilevel"/>
    <w:tmpl w:val="371463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1F7227"/>
    <w:multiLevelType w:val="hybridMultilevel"/>
    <w:tmpl w:val="2D6ABF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B6E2F5E"/>
    <w:multiLevelType w:val="hybridMultilevel"/>
    <w:tmpl w:val="AFEED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F277BD9"/>
    <w:multiLevelType w:val="hybridMultilevel"/>
    <w:tmpl w:val="30E8BF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0054A93"/>
    <w:multiLevelType w:val="hybridMultilevel"/>
    <w:tmpl w:val="5F76B744"/>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360" w:hanging="360"/>
      </w:pPr>
      <w:rPr>
        <w:rFonts w:ascii="Courier New" w:hAnsi="Courier New" w:cs="Courier New" w:hint="default"/>
      </w:rPr>
    </w:lvl>
    <w:lvl w:ilvl="2" w:tplc="0C090005" w:tentative="1">
      <w:start w:val="1"/>
      <w:numFmt w:val="bullet"/>
      <w:lvlText w:val=""/>
      <w:lvlJc w:val="left"/>
      <w:pPr>
        <w:ind w:left="1080" w:hanging="360"/>
      </w:pPr>
      <w:rPr>
        <w:rFonts w:ascii="Wingdings" w:hAnsi="Wingdings" w:hint="default"/>
      </w:rPr>
    </w:lvl>
    <w:lvl w:ilvl="3" w:tplc="0C090001" w:tentative="1">
      <w:start w:val="1"/>
      <w:numFmt w:val="bullet"/>
      <w:lvlText w:val=""/>
      <w:lvlJc w:val="left"/>
      <w:pPr>
        <w:ind w:left="1800" w:hanging="360"/>
      </w:pPr>
      <w:rPr>
        <w:rFonts w:ascii="Symbol" w:hAnsi="Symbol" w:hint="default"/>
      </w:rPr>
    </w:lvl>
    <w:lvl w:ilvl="4" w:tplc="0C090003" w:tentative="1">
      <w:start w:val="1"/>
      <w:numFmt w:val="bullet"/>
      <w:lvlText w:val="o"/>
      <w:lvlJc w:val="left"/>
      <w:pPr>
        <w:ind w:left="2520" w:hanging="360"/>
      </w:pPr>
      <w:rPr>
        <w:rFonts w:ascii="Courier New" w:hAnsi="Courier New" w:cs="Courier New" w:hint="default"/>
      </w:rPr>
    </w:lvl>
    <w:lvl w:ilvl="5" w:tplc="0C090005" w:tentative="1">
      <w:start w:val="1"/>
      <w:numFmt w:val="bullet"/>
      <w:lvlText w:val=""/>
      <w:lvlJc w:val="left"/>
      <w:pPr>
        <w:ind w:left="3240" w:hanging="360"/>
      </w:pPr>
      <w:rPr>
        <w:rFonts w:ascii="Wingdings" w:hAnsi="Wingdings" w:hint="default"/>
      </w:rPr>
    </w:lvl>
    <w:lvl w:ilvl="6" w:tplc="0C090001" w:tentative="1">
      <w:start w:val="1"/>
      <w:numFmt w:val="bullet"/>
      <w:lvlText w:val=""/>
      <w:lvlJc w:val="left"/>
      <w:pPr>
        <w:ind w:left="3960" w:hanging="360"/>
      </w:pPr>
      <w:rPr>
        <w:rFonts w:ascii="Symbol" w:hAnsi="Symbol" w:hint="default"/>
      </w:rPr>
    </w:lvl>
    <w:lvl w:ilvl="7" w:tplc="0C090003" w:tentative="1">
      <w:start w:val="1"/>
      <w:numFmt w:val="bullet"/>
      <w:lvlText w:val="o"/>
      <w:lvlJc w:val="left"/>
      <w:pPr>
        <w:ind w:left="4680" w:hanging="360"/>
      </w:pPr>
      <w:rPr>
        <w:rFonts w:ascii="Courier New" w:hAnsi="Courier New" w:cs="Courier New" w:hint="default"/>
      </w:rPr>
    </w:lvl>
    <w:lvl w:ilvl="8" w:tplc="0C090005" w:tentative="1">
      <w:start w:val="1"/>
      <w:numFmt w:val="bullet"/>
      <w:lvlText w:val=""/>
      <w:lvlJc w:val="left"/>
      <w:pPr>
        <w:ind w:left="5400" w:hanging="360"/>
      </w:pPr>
      <w:rPr>
        <w:rFonts w:ascii="Wingdings" w:hAnsi="Wingdings" w:hint="default"/>
      </w:rPr>
    </w:lvl>
  </w:abstractNum>
  <w:abstractNum w:abstractNumId="35" w15:restartNumberingAfterBreak="0">
    <w:nsid w:val="72782332"/>
    <w:multiLevelType w:val="hybridMultilevel"/>
    <w:tmpl w:val="C0BA32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58E23E2"/>
    <w:multiLevelType w:val="hybridMultilevel"/>
    <w:tmpl w:val="A2B8F3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97E2B81"/>
    <w:multiLevelType w:val="hybridMultilevel"/>
    <w:tmpl w:val="1A20C022"/>
    <w:lvl w:ilvl="0" w:tplc="8F3EE300">
      <w:start w:val="202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165845">
    <w:abstractNumId w:val="4"/>
  </w:num>
  <w:num w:numId="2" w16cid:durableId="1833713406">
    <w:abstractNumId w:val="23"/>
  </w:num>
  <w:num w:numId="3" w16cid:durableId="967586850">
    <w:abstractNumId w:val="37"/>
  </w:num>
  <w:num w:numId="4" w16cid:durableId="1647248071">
    <w:abstractNumId w:val="25"/>
  </w:num>
  <w:num w:numId="5" w16cid:durableId="362633056">
    <w:abstractNumId w:val="24"/>
  </w:num>
  <w:num w:numId="6" w16cid:durableId="1881286646">
    <w:abstractNumId w:val="16"/>
  </w:num>
  <w:num w:numId="7" w16cid:durableId="1023630463">
    <w:abstractNumId w:val="19"/>
  </w:num>
  <w:num w:numId="8" w16cid:durableId="557320593">
    <w:abstractNumId w:val="14"/>
  </w:num>
  <w:num w:numId="9" w16cid:durableId="1928801520">
    <w:abstractNumId w:val="10"/>
  </w:num>
  <w:num w:numId="10" w16cid:durableId="514613335">
    <w:abstractNumId w:val="15"/>
  </w:num>
  <w:num w:numId="11" w16cid:durableId="457341497">
    <w:abstractNumId w:val="21"/>
  </w:num>
  <w:num w:numId="12" w16cid:durableId="639188233">
    <w:abstractNumId w:val="18"/>
  </w:num>
  <w:num w:numId="13" w16cid:durableId="116485301">
    <w:abstractNumId w:val="13"/>
  </w:num>
  <w:num w:numId="14" w16cid:durableId="1057706394">
    <w:abstractNumId w:val="17"/>
  </w:num>
  <w:num w:numId="15" w16cid:durableId="1391224495">
    <w:abstractNumId w:val="0"/>
  </w:num>
  <w:num w:numId="16" w16cid:durableId="804273652">
    <w:abstractNumId w:val="35"/>
  </w:num>
  <w:num w:numId="17" w16cid:durableId="1107506256">
    <w:abstractNumId w:val="12"/>
  </w:num>
  <w:num w:numId="18" w16cid:durableId="737022425">
    <w:abstractNumId w:val="28"/>
  </w:num>
  <w:num w:numId="19" w16cid:durableId="1480612205">
    <w:abstractNumId w:val="36"/>
  </w:num>
  <w:num w:numId="20" w16cid:durableId="1328706934">
    <w:abstractNumId w:val="5"/>
  </w:num>
  <w:num w:numId="21" w16cid:durableId="398208195">
    <w:abstractNumId w:val="32"/>
  </w:num>
  <w:num w:numId="22" w16cid:durableId="1096687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2148501">
    <w:abstractNumId w:val="29"/>
  </w:num>
  <w:num w:numId="24" w16cid:durableId="1632202010">
    <w:abstractNumId w:val="8"/>
  </w:num>
  <w:num w:numId="25" w16cid:durableId="569115307">
    <w:abstractNumId w:val="2"/>
  </w:num>
  <w:num w:numId="26" w16cid:durableId="882446831">
    <w:abstractNumId w:val="22"/>
  </w:num>
  <w:num w:numId="27" w16cid:durableId="1157184064">
    <w:abstractNumId w:val="31"/>
  </w:num>
  <w:num w:numId="28" w16cid:durableId="1547988655">
    <w:abstractNumId w:val="33"/>
  </w:num>
  <w:num w:numId="29" w16cid:durableId="1244418117">
    <w:abstractNumId w:val="20"/>
  </w:num>
  <w:num w:numId="30" w16cid:durableId="254678611">
    <w:abstractNumId w:val="9"/>
  </w:num>
  <w:num w:numId="31" w16cid:durableId="258368571">
    <w:abstractNumId w:val="26"/>
  </w:num>
  <w:num w:numId="32" w16cid:durableId="1243875595">
    <w:abstractNumId w:val="7"/>
  </w:num>
  <w:num w:numId="33" w16cid:durableId="200409713">
    <w:abstractNumId w:val="6"/>
  </w:num>
  <w:num w:numId="34" w16cid:durableId="303897578">
    <w:abstractNumId w:val="11"/>
  </w:num>
  <w:num w:numId="35" w16cid:durableId="2057266776">
    <w:abstractNumId w:val="3"/>
  </w:num>
  <w:num w:numId="36" w16cid:durableId="1272474099">
    <w:abstractNumId w:val="27"/>
  </w:num>
  <w:num w:numId="37" w16cid:durableId="1841576659">
    <w:abstractNumId w:val="30"/>
  </w:num>
  <w:num w:numId="38" w16cid:durableId="1663965101">
    <w:abstractNumId w:val="34"/>
  </w:num>
  <w:num w:numId="39" w16cid:durableId="254290349">
    <w:abstractNumId w:val="1"/>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a Cosentino">
    <w15:presenceInfo w15:providerId="AD" w15:userId="S::c3477422@uon.edu.au::f4615a38-811f-41f8-b0d1-ea0cca12afc2"/>
  </w15:person>
  <w15:person w15:author="Jacob Lukes">
    <w15:presenceInfo w15:providerId="AD" w15:userId="S::c3399154@uon.edu.au::836e6986-7fca-484a-a065-bc138f38e1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95"/>
    <w:rsid w:val="0000149B"/>
    <w:rsid w:val="00002382"/>
    <w:rsid w:val="000029D4"/>
    <w:rsid w:val="0000408B"/>
    <w:rsid w:val="000044B9"/>
    <w:rsid w:val="00004609"/>
    <w:rsid w:val="000062C5"/>
    <w:rsid w:val="00007194"/>
    <w:rsid w:val="0001016A"/>
    <w:rsid w:val="000103E0"/>
    <w:rsid w:val="000109CE"/>
    <w:rsid w:val="00011845"/>
    <w:rsid w:val="00013D07"/>
    <w:rsid w:val="00016ADD"/>
    <w:rsid w:val="000174BE"/>
    <w:rsid w:val="00020372"/>
    <w:rsid w:val="000212F3"/>
    <w:rsid w:val="00022A0D"/>
    <w:rsid w:val="00023731"/>
    <w:rsid w:val="00023849"/>
    <w:rsid w:val="0002462A"/>
    <w:rsid w:val="00024A19"/>
    <w:rsid w:val="00026AA1"/>
    <w:rsid w:val="00026BE1"/>
    <w:rsid w:val="00027EB7"/>
    <w:rsid w:val="00027F2F"/>
    <w:rsid w:val="000310C3"/>
    <w:rsid w:val="00031ECC"/>
    <w:rsid w:val="000325BD"/>
    <w:rsid w:val="000329BC"/>
    <w:rsid w:val="00035906"/>
    <w:rsid w:val="00035D74"/>
    <w:rsid w:val="000363F1"/>
    <w:rsid w:val="0003752A"/>
    <w:rsid w:val="000376CB"/>
    <w:rsid w:val="00040304"/>
    <w:rsid w:val="00040F19"/>
    <w:rsid w:val="00041DD3"/>
    <w:rsid w:val="00042715"/>
    <w:rsid w:val="000509F6"/>
    <w:rsid w:val="00052FCC"/>
    <w:rsid w:val="00053DA7"/>
    <w:rsid w:val="00054170"/>
    <w:rsid w:val="000543F0"/>
    <w:rsid w:val="00055397"/>
    <w:rsid w:val="000558C5"/>
    <w:rsid w:val="00055FCD"/>
    <w:rsid w:val="000566C8"/>
    <w:rsid w:val="0006125A"/>
    <w:rsid w:val="0006225B"/>
    <w:rsid w:val="00062A57"/>
    <w:rsid w:val="00063891"/>
    <w:rsid w:val="00063C94"/>
    <w:rsid w:val="00064151"/>
    <w:rsid w:val="000646E4"/>
    <w:rsid w:val="00064772"/>
    <w:rsid w:val="00066295"/>
    <w:rsid w:val="0006745F"/>
    <w:rsid w:val="00070D4E"/>
    <w:rsid w:val="00070DE4"/>
    <w:rsid w:val="000717A8"/>
    <w:rsid w:val="000727F8"/>
    <w:rsid w:val="0007284D"/>
    <w:rsid w:val="00072D6C"/>
    <w:rsid w:val="00072E20"/>
    <w:rsid w:val="00073888"/>
    <w:rsid w:val="00073DE4"/>
    <w:rsid w:val="000742EE"/>
    <w:rsid w:val="00075882"/>
    <w:rsid w:val="0007686E"/>
    <w:rsid w:val="00077EDF"/>
    <w:rsid w:val="00081457"/>
    <w:rsid w:val="000820C7"/>
    <w:rsid w:val="00082E7A"/>
    <w:rsid w:val="00083C0C"/>
    <w:rsid w:val="00085015"/>
    <w:rsid w:val="000859EF"/>
    <w:rsid w:val="000860B2"/>
    <w:rsid w:val="000867C1"/>
    <w:rsid w:val="000876EF"/>
    <w:rsid w:val="00087A9F"/>
    <w:rsid w:val="00090315"/>
    <w:rsid w:val="00094475"/>
    <w:rsid w:val="0009556C"/>
    <w:rsid w:val="00095BDD"/>
    <w:rsid w:val="000966DF"/>
    <w:rsid w:val="00096FFD"/>
    <w:rsid w:val="000A069C"/>
    <w:rsid w:val="000A0AAC"/>
    <w:rsid w:val="000A319F"/>
    <w:rsid w:val="000A3C8C"/>
    <w:rsid w:val="000A449D"/>
    <w:rsid w:val="000A5C38"/>
    <w:rsid w:val="000B00DB"/>
    <w:rsid w:val="000B07AA"/>
    <w:rsid w:val="000B0C5E"/>
    <w:rsid w:val="000B14B1"/>
    <w:rsid w:val="000B1A45"/>
    <w:rsid w:val="000B1FB3"/>
    <w:rsid w:val="000B3889"/>
    <w:rsid w:val="000B3916"/>
    <w:rsid w:val="000B4000"/>
    <w:rsid w:val="000B51AD"/>
    <w:rsid w:val="000B545D"/>
    <w:rsid w:val="000B5E29"/>
    <w:rsid w:val="000B6C62"/>
    <w:rsid w:val="000C0C4C"/>
    <w:rsid w:val="000C2734"/>
    <w:rsid w:val="000C2A60"/>
    <w:rsid w:val="000C415C"/>
    <w:rsid w:val="000C4187"/>
    <w:rsid w:val="000C4C76"/>
    <w:rsid w:val="000C6501"/>
    <w:rsid w:val="000C6997"/>
    <w:rsid w:val="000C744F"/>
    <w:rsid w:val="000C7F75"/>
    <w:rsid w:val="000D021C"/>
    <w:rsid w:val="000D12DB"/>
    <w:rsid w:val="000D1996"/>
    <w:rsid w:val="000D3765"/>
    <w:rsid w:val="000D4232"/>
    <w:rsid w:val="000D57F3"/>
    <w:rsid w:val="000D5927"/>
    <w:rsid w:val="000D5C2B"/>
    <w:rsid w:val="000D5FD4"/>
    <w:rsid w:val="000D655C"/>
    <w:rsid w:val="000D67AF"/>
    <w:rsid w:val="000D6C14"/>
    <w:rsid w:val="000E02A5"/>
    <w:rsid w:val="000E224F"/>
    <w:rsid w:val="000E2553"/>
    <w:rsid w:val="000E4395"/>
    <w:rsid w:val="000E5374"/>
    <w:rsid w:val="000F0829"/>
    <w:rsid w:val="000F09DB"/>
    <w:rsid w:val="000F0F0E"/>
    <w:rsid w:val="000F1877"/>
    <w:rsid w:val="000F229F"/>
    <w:rsid w:val="000F2747"/>
    <w:rsid w:val="000F37F5"/>
    <w:rsid w:val="000F48C1"/>
    <w:rsid w:val="000F541B"/>
    <w:rsid w:val="000F5999"/>
    <w:rsid w:val="000F5A49"/>
    <w:rsid w:val="000F5CF8"/>
    <w:rsid w:val="000F6621"/>
    <w:rsid w:val="000F7172"/>
    <w:rsid w:val="000F77CA"/>
    <w:rsid w:val="00100162"/>
    <w:rsid w:val="00100F98"/>
    <w:rsid w:val="001015AD"/>
    <w:rsid w:val="00101685"/>
    <w:rsid w:val="00101871"/>
    <w:rsid w:val="00101EE1"/>
    <w:rsid w:val="00102868"/>
    <w:rsid w:val="00103598"/>
    <w:rsid w:val="001043B0"/>
    <w:rsid w:val="001066B4"/>
    <w:rsid w:val="0010726F"/>
    <w:rsid w:val="00107609"/>
    <w:rsid w:val="001077D3"/>
    <w:rsid w:val="001104E5"/>
    <w:rsid w:val="00110782"/>
    <w:rsid w:val="0011135F"/>
    <w:rsid w:val="00111516"/>
    <w:rsid w:val="00111D39"/>
    <w:rsid w:val="00111ECF"/>
    <w:rsid w:val="00113755"/>
    <w:rsid w:val="00113A6D"/>
    <w:rsid w:val="0011466D"/>
    <w:rsid w:val="0011626D"/>
    <w:rsid w:val="001165E3"/>
    <w:rsid w:val="00116616"/>
    <w:rsid w:val="00117887"/>
    <w:rsid w:val="001178F4"/>
    <w:rsid w:val="00120155"/>
    <w:rsid w:val="00120332"/>
    <w:rsid w:val="001207F6"/>
    <w:rsid w:val="00120A85"/>
    <w:rsid w:val="00120DF5"/>
    <w:rsid w:val="00122C24"/>
    <w:rsid w:val="0012449C"/>
    <w:rsid w:val="00126F18"/>
    <w:rsid w:val="00126FEE"/>
    <w:rsid w:val="00127477"/>
    <w:rsid w:val="00131059"/>
    <w:rsid w:val="001331E3"/>
    <w:rsid w:val="00134DE8"/>
    <w:rsid w:val="001369AA"/>
    <w:rsid w:val="00137652"/>
    <w:rsid w:val="001378EC"/>
    <w:rsid w:val="0014015F"/>
    <w:rsid w:val="00140EDA"/>
    <w:rsid w:val="00141E14"/>
    <w:rsid w:val="001424CC"/>
    <w:rsid w:val="001438D0"/>
    <w:rsid w:val="0014477E"/>
    <w:rsid w:val="001457A0"/>
    <w:rsid w:val="00145FC3"/>
    <w:rsid w:val="00146960"/>
    <w:rsid w:val="001475C8"/>
    <w:rsid w:val="0015175F"/>
    <w:rsid w:val="0015186D"/>
    <w:rsid w:val="001518B4"/>
    <w:rsid w:val="00151982"/>
    <w:rsid w:val="001521D8"/>
    <w:rsid w:val="001544A5"/>
    <w:rsid w:val="001575EB"/>
    <w:rsid w:val="001606D5"/>
    <w:rsid w:val="00160897"/>
    <w:rsid w:val="00161331"/>
    <w:rsid w:val="001625B5"/>
    <w:rsid w:val="00163361"/>
    <w:rsid w:val="001641D0"/>
    <w:rsid w:val="00167457"/>
    <w:rsid w:val="00167C2E"/>
    <w:rsid w:val="001703A1"/>
    <w:rsid w:val="0017180B"/>
    <w:rsid w:val="0017192E"/>
    <w:rsid w:val="00171F5A"/>
    <w:rsid w:val="001735C4"/>
    <w:rsid w:val="00173B40"/>
    <w:rsid w:val="00176D93"/>
    <w:rsid w:val="00176DF9"/>
    <w:rsid w:val="00180019"/>
    <w:rsid w:val="00180EE1"/>
    <w:rsid w:val="001817FA"/>
    <w:rsid w:val="00181DBF"/>
    <w:rsid w:val="0018265D"/>
    <w:rsid w:val="001831B3"/>
    <w:rsid w:val="00183D33"/>
    <w:rsid w:val="0018555F"/>
    <w:rsid w:val="001856AC"/>
    <w:rsid w:val="0018639A"/>
    <w:rsid w:val="00186F12"/>
    <w:rsid w:val="001904AE"/>
    <w:rsid w:val="0019064F"/>
    <w:rsid w:val="00190B59"/>
    <w:rsid w:val="00190E12"/>
    <w:rsid w:val="00191D17"/>
    <w:rsid w:val="00191FA1"/>
    <w:rsid w:val="001922B1"/>
    <w:rsid w:val="0019292B"/>
    <w:rsid w:val="00193314"/>
    <w:rsid w:val="00195191"/>
    <w:rsid w:val="00195D73"/>
    <w:rsid w:val="00195ECB"/>
    <w:rsid w:val="00195F68"/>
    <w:rsid w:val="00196B4A"/>
    <w:rsid w:val="00196D1A"/>
    <w:rsid w:val="00197ED6"/>
    <w:rsid w:val="001A191D"/>
    <w:rsid w:val="001A1BC5"/>
    <w:rsid w:val="001A1CD2"/>
    <w:rsid w:val="001A2942"/>
    <w:rsid w:val="001A44C4"/>
    <w:rsid w:val="001A488A"/>
    <w:rsid w:val="001A4EEE"/>
    <w:rsid w:val="001A5CBC"/>
    <w:rsid w:val="001A6FE5"/>
    <w:rsid w:val="001B23F6"/>
    <w:rsid w:val="001B2EFF"/>
    <w:rsid w:val="001B39E7"/>
    <w:rsid w:val="001B407A"/>
    <w:rsid w:val="001B449D"/>
    <w:rsid w:val="001B5E13"/>
    <w:rsid w:val="001B5E97"/>
    <w:rsid w:val="001C0647"/>
    <w:rsid w:val="001C11B1"/>
    <w:rsid w:val="001C17B8"/>
    <w:rsid w:val="001C1AF8"/>
    <w:rsid w:val="001C1BC4"/>
    <w:rsid w:val="001C5316"/>
    <w:rsid w:val="001C5986"/>
    <w:rsid w:val="001C6167"/>
    <w:rsid w:val="001C65EC"/>
    <w:rsid w:val="001C6AF0"/>
    <w:rsid w:val="001C6BDD"/>
    <w:rsid w:val="001C6BFC"/>
    <w:rsid w:val="001C7028"/>
    <w:rsid w:val="001D0D99"/>
    <w:rsid w:val="001D0F15"/>
    <w:rsid w:val="001D1B07"/>
    <w:rsid w:val="001D2579"/>
    <w:rsid w:val="001D3205"/>
    <w:rsid w:val="001D37E8"/>
    <w:rsid w:val="001D382B"/>
    <w:rsid w:val="001D395B"/>
    <w:rsid w:val="001D3CA2"/>
    <w:rsid w:val="001D3DED"/>
    <w:rsid w:val="001D4200"/>
    <w:rsid w:val="001D4CD5"/>
    <w:rsid w:val="001D6322"/>
    <w:rsid w:val="001D6F92"/>
    <w:rsid w:val="001D7087"/>
    <w:rsid w:val="001D70CF"/>
    <w:rsid w:val="001D77B5"/>
    <w:rsid w:val="001E1A59"/>
    <w:rsid w:val="001E24E0"/>
    <w:rsid w:val="001E2923"/>
    <w:rsid w:val="001E2CE9"/>
    <w:rsid w:val="001E3755"/>
    <w:rsid w:val="001E438A"/>
    <w:rsid w:val="001E6A5C"/>
    <w:rsid w:val="001E6DD7"/>
    <w:rsid w:val="001E71F1"/>
    <w:rsid w:val="001E7510"/>
    <w:rsid w:val="001E7569"/>
    <w:rsid w:val="001E75CA"/>
    <w:rsid w:val="001E7B5F"/>
    <w:rsid w:val="001E7F36"/>
    <w:rsid w:val="001F1812"/>
    <w:rsid w:val="001F1979"/>
    <w:rsid w:val="001F1D51"/>
    <w:rsid w:val="001F22D3"/>
    <w:rsid w:val="001F2481"/>
    <w:rsid w:val="001F258C"/>
    <w:rsid w:val="001F2998"/>
    <w:rsid w:val="001F4617"/>
    <w:rsid w:val="001F5A44"/>
    <w:rsid w:val="00200242"/>
    <w:rsid w:val="00200400"/>
    <w:rsid w:val="002019A5"/>
    <w:rsid w:val="00201EBD"/>
    <w:rsid w:val="00202F9A"/>
    <w:rsid w:val="00202FAE"/>
    <w:rsid w:val="002031B5"/>
    <w:rsid w:val="00203332"/>
    <w:rsid w:val="002036F8"/>
    <w:rsid w:val="002037E0"/>
    <w:rsid w:val="00203923"/>
    <w:rsid w:val="00203950"/>
    <w:rsid w:val="002047B1"/>
    <w:rsid w:val="0020539D"/>
    <w:rsid w:val="00205567"/>
    <w:rsid w:val="00205653"/>
    <w:rsid w:val="002066C5"/>
    <w:rsid w:val="00206795"/>
    <w:rsid w:val="00206DF6"/>
    <w:rsid w:val="00210602"/>
    <w:rsid w:val="0021269C"/>
    <w:rsid w:val="00212E23"/>
    <w:rsid w:val="0021313C"/>
    <w:rsid w:val="00213F91"/>
    <w:rsid w:val="00214658"/>
    <w:rsid w:val="002148B3"/>
    <w:rsid w:val="00216D57"/>
    <w:rsid w:val="00217981"/>
    <w:rsid w:val="00217D23"/>
    <w:rsid w:val="00217E4B"/>
    <w:rsid w:val="00220A57"/>
    <w:rsid w:val="00221A66"/>
    <w:rsid w:val="002239DE"/>
    <w:rsid w:val="00224BAA"/>
    <w:rsid w:val="00226D9C"/>
    <w:rsid w:val="00227F1C"/>
    <w:rsid w:val="00230FEA"/>
    <w:rsid w:val="002311A9"/>
    <w:rsid w:val="00231F1D"/>
    <w:rsid w:val="002337D9"/>
    <w:rsid w:val="00234225"/>
    <w:rsid w:val="002342EF"/>
    <w:rsid w:val="00236D0C"/>
    <w:rsid w:val="00237106"/>
    <w:rsid w:val="00237781"/>
    <w:rsid w:val="00237B9B"/>
    <w:rsid w:val="0024013E"/>
    <w:rsid w:val="002407E7"/>
    <w:rsid w:val="002408A5"/>
    <w:rsid w:val="00241B35"/>
    <w:rsid w:val="00243CD6"/>
    <w:rsid w:val="002451A3"/>
    <w:rsid w:val="002461D0"/>
    <w:rsid w:val="0025165E"/>
    <w:rsid w:val="002538D0"/>
    <w:rsid w:val="00253EBB"/>
    <w:rsid w:val="002574F6"/>
    <w:rsid w:val="002611C6"/>
    <w:rsid w:val="00261BDD"/>
    <w:rsid w:val="00262A0D"/>
    <w:rsid w:val="00262AB3"/>
    <w:rsid w:val="002648E1"/>
    <w:rsid w:val="0026549D"/>
    <w:rsid w:val="00265920"/>
    <w:rsid w:val="0026785C"/>
    <w:rsid w:val="00267A64"/>
    <w:rsid w:val="002708DA"/>
    <w:rsid w:val="00271845"/>
    <w:rsid w:val="00272CFA"/>
    <w:rsid w:val="002736B2"/>
    <w:rsid w:val="002756B3"/>
    <w:rsid w:val="00275A52"/>
    <w:rsid w:val="00280300"/>
    <w:rsid w:val="002808D2"/>
    <w:rsid w:val="00281A37"/>
    <w:rsid w:val="00281C4B"/>
    <w:rsid w:val="002820DE"/>
    <w:rsid w:val="002826C7"/>
    <w:rsid w:val="00282F39"/>
    <w:rsid w:val="00283072"/>
    <w:rsid w:val="00283631"/>
    <w:rsid w:val="00283883"/>
    <w:rsid w:val="00284F66"/>
    <w:rsid w:val="002853DA"/>
    <w:rsid w:val="0028585D"/>
    <w:rsid w:val="0029045E"/>
    <w:rsid w:val="0029062A"/>
    <w:rsid w:val="00291834"/>
    <w:rsid w:val="002924D3"/>
    <w:rsid w:val="002925AC"/>
    <w:rsid w:val="00292AE8"/>
    <w:rsid w:val="00292B82"/>
    <w:rsid w:val="00293103"/>
    <w:rsid w:val="00293375"/>
    <w:rsid w:val="00294BAC"/>
    <w:rsid w:val="00295800"/>
    <w:rsid w:val="002973C4"/>
    <w:rsid w:val="002A1CAF"/>
    <w:rsid w:val="002A3A41"/>
    <w:rsid w:val="002A3F50"/>
    <w:rsid w:val="002A4BC9"/>
    <w:rsid w:val="002A4C01"/>
    <w:rsid w:val="002A6B24"/>
    <w:rsid w:val="002A78DA"/>
    <w:rsid w:val="002B020B"/>
    <w:rsid w:val="002B0E09"/>
    <w:rsid w:val="002B1906"/>
    <w:rsid w:val="002B1CA7"/>
    <w:rsid w:val="002B3CAB"/>
    <w:rsid w:val="002B55EF"/>
    <w:rsid w:val="002B6870"/>
    <w:rsid w:val="002B6FC3"/>
    <w:rsid w:val="002B7806"/>
    <w:rsid w:val="002C0B60"/>
    <w:rsid w:val="002C1C0B"/>
    <w:rsid w:val="002C1FFA"/>
    <w:rsid w:val="002C2B7A"/>
    <w:rsid w:val="002C5614"/>
    <w:rsid w:val="002C78FB"/>
    <w:rsid w:val="002D0F4C"/>
    <w:rsid w:val="002D108C"/>
    <w:rsid w:val="002D29E5"/>
    <w:rsid w:val="002D2DCB"/>
    <w:rsid w:val="002D2F20"/>
    <w:rsid w:val="002D4D3D"/>
    <w:rsid w:val="002D5CCD"/>
    <w:rsid w:val="002D796A"/>
    <w:rsid w:val="002E1880"/>
    <w:rsid w:val="002E2F29"/>
    <w:rsid w:val="002E3BC4"/>
    <w:rsid w:val="002E3D97"/>
    <w:rsid w:val="002E402A"/>
    <w:rsid w:val="002E519E"/>
    <w:rsid w:val="002E5930"/>
    <w:rsid w:val="002E5F27"/>
    <w:rsid w:val="002E6D63"/>
    <w:rsid w:val="002E6F90"/>
    <w:rsid w:val="002E7ACC"/>
    <w:rsid w:val="002F0C4F"/>
    <w:rsid w:val="002F2CDF"/>
    <w:rsid w:val="002F3D04"/>
    <w:rsid w:val="002F6126"/>
    <w:rsid w:val="002F6722"/>
    <w:rsid w:val="002F7D66"/>
    <w:rsid w:val="00300B62"/>
    <w:rsid w:val="00300E81"/>
    <w:rsid w:val="00300EC6"/>
    <w:rsid w:val="00301383"/>
    <w:rsid w:val="00302AF7"/>
    <w:rsid w:val="0030389C"/>
    <w:rsid w:val="0030430B"/>
    <w:rsid w:val="00306978"/>
    <w:rsid w:val="003070A3"/>
    <w:rsid w:val="00307D07"/>
    <w:rsid w:val="00310C7F"/>
    <w:rsid w:val="00312978"/>
    <w:rsid w:val="0031557F"/>
    <w:rsid w:val="00316855"/>
    <w:rsid w:val="00317166"/>
    <w:rsid w:val="00320640"/>
    <w:rsid w:val="00322281"/>
    <w:rsid w:val="003230F0"/>
    <w:rsid w:val="00323104"/>
    <w:rsid w:val="003239C9"/>
    <w:rsid w:val="00323A64"/>
    <w:rsid w:val="00324AB3"/>
    <w:rsid w:val="00324ECE"/>
    <w:rsid w:val="00324F5B"/>
    <w:rsid w:val="00326597"/>
    <w:rsid w:val="00326D6D"/>
    <w:rsid w:val="0033014F"/>
    <w:rsid w:val="003318DA"/>
    <w:rsid w:val="00331FB1"/>
    <w:rsid w:val="003326E0"/>
    <w:rsid w:val="003327A6"/>
    <w:rsid w:val="00335C9E"/>
    <w:rsid w:val="00336487"/>
    <w:rsid w:val="003365A0"/>
    <w:rsid w:val="00337B4B"/>
    <w:rsid w:val="0034043D"/>
    <w:rsid w:val="00341EB6"/>
    <w:rsid w:val="00344C85"/>
    <w:rsid w:val="00345F9D"/>
    <w:rsid w:val="003460D4"/>
    <w:rsid w:val="00346D6F"/>
    <w:rsid w:val="003500BE"/>
    <w:rsid w:val="003506C8"/>
    <w:rsid w:val="003516FA"/>
    <w:rsid w:val="003517B1"/>
    <w:rsid w:val="00351D7B"/>
    <w:rsid w:val="00351ED3"/>
    <w:rsid w:val="00351F3C"/>
    <w:rsid w:val="00353AF1"/>
    <w:rsid w:val="00353F6B"/>
    <w:rsid w:val="00354085"/>
    <w:rsid w:val="0035455B"/>
    <w:rsid w:val="00355E7E"/>
    <w:rsid w:val="0035674D"/>
    <w:rsid w:val="003577A0"/>
    <w:rsid w:val="0035792B"/>
    <w:rsid w:val="00360820"/>
    <w:rsid w:val="0036153A"/>
    <w:rsid w:val="00362D2D"/>
    <w:rsid w:val="00363125"/>
    <w:rsid w:val="003634D9"/>
    <w:rsid w:val="00363C54"/>
    <w:rsid w:val="003641A5"/>
    <w:rsid w:val="00364355"/>
    <w:rsid w:val="00366171"/>
    <w:rsid w:val="0036715F"/>
    <w:rsid w:val="00370354"/>
    <w:rsid w:val="00370712"/>
    <w:rsid w:val="00370991"/>
    <w:rsid w:val="00370A5F"/>
    <w:rsid w:val="003718AD"/>
    <w:rsid w:val="0037191E"/>
    <w:rsid w:val="0037198C"/>
    <w:rsid w:val="00371C71"/>
    <w:rsid w:val="0037259F"/>
    <w:rsid w:val="0037275D"/>
    <w:rsid w:val="00373E76"/>
    <w:rsid w:val="00375A8C"/>
    <w:rsid w:val="0037605E"/>
    <w:rsid w:val="00376F40"/>
    <w:rsid w:val="003777B7"/>
    <w:rsid w:val="00377CE5"/>
    <w:rsid w:val="0038007A"/>
    <w:rsid w:val="0038099B"/>
    <w:rsid w:val="00380AD2"/>
    <w:rsid w:val="00380F39"/>
    <w:rsid w:val="00382C24"/>
    <w:rsid w:val="00383A67"/>
    <w:rsid w:val="00384CE8"/>
    <w:rsid w:val="00384D2D"/>
    <w:rsid w:val="00384FEC"/>
    <w:rsid w:val="0038509A"/>
    <w:rsid w:val="00385D09"/>
    <w:rsid w:val="00385F5E"/>
    <w:rsid w:val="00386C20"/>
    <w:rsid w:val="00386ECB"/>
    <w:rsid w:val="00387347"/>
    <w:rsid w:val="0038795C"/>
    <w:rsid w:val="00387F1A"/>
    <w:rsid w:val="00390C6C"/>
    <w:rsid w:val="0039123E"/>
    <w:rsid w:val="00391D00"/>
    <w:rsid w:val="003932EE"/>
    <w:rsid w:val="00394F95"/>
    <w:rsid w:val="003952B0"/>
    <w:rsid w:val="00396FC3"/>
    <w:rsid w:val="0039718E"/>
    <w:rsid w:val="003A03AA"/>
    <w:rsid w:val="003A3CE6"/>
    <w:rsid w:val="003A4287"/>
    <w:rsid w:val="003A4D19"/>
    <w:rsid w:val="003A6562"/>
    <w:rsid w:val="003A6C88"/>
    <w:rsid w:val="003A79E9"/>
    <w:rsid w:val="003B0808"/>
    <w:rsid w:val="003B0F35"/>
    <w:rsid w:val="003B4DA0"/>
    <w:rsid w:val="003B6988"/>
    <w:rsid w:val="003C09D6"/>
    <w:rsid w:val="003C1E3A"/>
    <w:rsid w:val="003C2A21"/>
    <w:rsid w:val="003C3CB4"/>
    <w:rsid w:val="003D0F34"/>
    <w:rsid w:val="003D2326"/>
    <w:rsid w:val="003D3228"/>
    <w:rsid w:val="003D495E"/>
    <w:rsid w:val="003D4FEE"/>
    <w:rsid w:val="003E0190"/>
    <w:rsid w:val="003E18EA"/>
    <w:rsid w:val="003E2B74"/>
    <w:rsid w:val="003E2D16"/>
    <w:rsid w:val="003E4238"/>
    <w:rsid w:val="003E5228"/>
    <w:rsid w:val="003E528F"/>
    <w:rsid w:val="003E7C9E"/>
    <w:rsid w:val="003E7ECB"/>
    <w:rsid w:val="003F0487"/>
    <w:rsid w:val="003F1607"/>
    <w:rsid w:val="003F16D6"/>
    <w:rsid w:val="003F16D8"/>
    <w:rsid w:val="003F17A8"/>
    <w:rsid w:val="003F3534"/>
    <w:rsid w:val="003F3690"/>
    <w:rsid w:val="003F4307"/>
    <w:rsid w:val="003F4A16"/>
    <w:rsid w:val="003F4F24"/>
    <w:rsid w:val="003F55CF"/>
    <w:rsid w:val="003F75E5"/>
    <w:rsid w:val="003F7AAF"/>
    <w:rsid w:val="00401A36"/>
    <w:rsid w:val="00402A83"/>
    <w:rsid w:val="00403D5C"/>
    <w:rsid w:val="00403F53"/>
    <w:rsid w:val="00404E0C"/>
    <w:rsid w:val="004053F1"/>
    <w:rsid w:val="00407ADC"/>
    <w:rsid w:val="00413781"/>
    <w:rsid w:val="0041459D"/>
    <w:rsid w:val="0041560F"/>
    <w:rsid w:val="00415810"/>
    <w:rsid w:val="00415EEA"/>
    <w:rsid w:val="00416836"/>
    <w:rsid w:val="00416A6D"/>
    <w:rsid w:val="00416B72"/>
    <w:rsid w:val="004172D1"/>
    <w:rsid w:val="00417810"/>
    <w:rsid w:val="004200B1"/>
    <w:rsid w:val="004204EF"/>
    <w:rsid w:val="00420BCC"/>
    <w:rsid w:val="0042225A"/>
    <w:rsid w:val="00422B49"/>
    <w:rsid w:val="00422FD3"/>
    <w:rsid w:val="004238B7"/>
    <w:rsid w:val="004245BC"/>
    <w:rsid w:val="004245E8"/>
    <w:rsid w:val="00424A2E"/>
    <w:rsid w:val="004254D4"/>
    <w:rsid w:val="00425EA0"/>
    <w:rsid w:val="00427704"/>
    <w:rsid w:val="00433212"/>
    <w:rsid w:val="00434482"/>
    <w:rsid w:val="00434581"/>
    <w:rsid w:val="00435E3D"/>
    <w:rsid w:val="00436A56"/>
    <w:rsid w:val="00436FDD"/>
    <w:rsid w:val="00437EFA"/>
    <w:rsid w:val="0044041A"/>
    <w:rsid w:val="00440A0D"/>
    <w:rsid w:val="0044112F"/>
    <w:rsid w:val="00441563"/>
    <w:rsid w:val="00441774"/>
    <w:rsid w:val="00441E84"/>
    <w:rsid w:val="00442895"/>
    <w:rsid w:val="00442F7C"/>
    <w:rsid w:val="00442FCD"/>
    <w:rsid w:val="0044313B"/>
    <w:rsid w:val="00444C56"/>
    <w:rsid w:val="0044549A"/>
    <w:rsid w:val="00445D76"/>
    <w:rsid w:val="00445DF4"/>
    <w:rsid w:val="004465EE"/>
    <w:rsid w:val="00446CE8"/>
    <w:rsid w:val="00447529"/>
    <w:rsid w:val="00447546"/>
    <w:rsid w:val="00447963"/>
    <w:rsid w:val="00450081"/>
    <w:rsid w:val="004511EF"/>
    <w:rsid w:val="00451F14"/>
    <w:rsid w:val="00453826"/>
    <w:rsid w:val="00453BF0"/>
    <w:rsid w:val="004541EF"/>
    <w:rsid w:val="00456246"/>
    <w:rsid w:val="00456993"/>
    <w:rsid w:val="0045744B"/>
    <w:rsid w:val="004575C5"/>
    <w:rsid w:val="00457D97"/>
    <w:rsid w:val="004604E9"/>
    <w:rsid w:val="00461B0D"/>
    <w:rsid w:val="0046217E"/>
    <w:rsid w:val="00466FF1"/>
    <w:rsid w:val="0046718C"/>
    <w:rsid w:val="00467B4D"/>
    <w:rsid w:val="00470AA3"/>
    <w:rsid w:val="00470ACD"/>
    <w:rsid w:val="00472798"/>
    <w:rsid w:val="00473A00"/>
    <w:rsid w:val="0047404E"/>
    <w:rsid w:val="00474425"/>
    <w:rsid w:val="004745A5"/>
    <w:rsid w:val="00476273"/>
    <w:rsid w:val="00480103"/>
    <w:rsid w:val="00480708"/>
    <w:rsid w:val="004818E6"/>
    <w:rsid w:val="00482B27"/>
    <w:rsid w:val="0048528D"/>
    <w:rsid w:val="00485AB2"/>
    <w:rsid w:val="0048696C"/>
    <w:rsid w:val="004872D0"/>
    <w:rsid w:val="004909E3"/>
    <w:rsid w:val="00493580"/>
    <w:rsid w:val="00493C70"/>
    <w:rsid w:val="00493E2C"/>
    <w:rsid w:val="004952F6"/>
    <w:rsid w:val="004957AB"/>
    <w:rsid w:val="004A11CF"/>
    <w:rsid w:val="004A230A"/>
    <w:rsid w:val="004A279D"/>
    <w:rsid w:val="004A3EFE"/>
    <w:rsid w:val="004A4236"/>
    <w:rsid w:val="004A5623"/>
    <w:rsid w:val="004A56F2"/>
    <w:rsid w:val="004A630A"/>
    <w:rsid w:val="004A6AB5"/>
    <w:rsid w:val="004A7277"/>
    <w:rsid w:val="004A76A6"/>
    <w:rsid w:val="004B0664"/>
    <w:rsid w:val="004B1313"/>
    <w:rsid w:val="004B408F"/>
    <w:rsid w:val="004B5529"/>
    <w:rsid w:val="004B6BAF"/>
    <w:rsid w:val="004B6D4E"/>
    <w:rsid w:val="004B7A2B"/>
    <w:rsid w:val="004C0A5F"/>
    <w:rsid w:val="004C0EF5"/>
    <w:rsid w:val="004C2EC8"/>
    <w:rsid w:val="004C3A15"/>
    <w:rsid w:val="004C410F"/>
    <w:rsid w:val="004C4201"/>
    <w:rsid w:val="004C4234"/>
    <w:rsid w:val="004C4698"/>
    <w:rsid w:val="004C491B"/>
    <w:rsid w:val="004C4AE3"/>
    <w:rsid w:val="004C58E6"/>
    <w:rsid w:val="004D011F"/>
    <w:rsid w:val="004D0824"/>
    <w:rsid w:val="004D0D0B"/>
    <w:rsid w:val="004D0D4B"/>
    <w:rsid w:val="004D1AAF"/>
    <w:rsid w:val="004D1E3A"/>
    <w:rsid w:val="004D2E38"/>
    <w:rsid w:val="004D2E44"/>
    <w:rsid w:val="004D35F5"/>
    <w:rsid w:val="004D4181"/>
    <w:rsid w:val="004D475D"/>
    <w:rsid w:val="004D54B9"/>
    <w:rsid w:val="004D64A1"/>
    <w:rsid w:val="004D6F29"/>
    <w:rsid w:val="004E0A1E"/>
    <w:rsid w:val="004E1645"/>
    <w:rsid w:val="004E18CD"/>
    <w:rsid w:val="004E3799"/>
    <w:rsid w:val="004E3850"/>
    <w:rsid w:val="004E3909"/>
    <w:rsid w:val="004E493F"/>
    <w:rsid w:val="004E4B6F"/>
    <w:rsid w:val="004E6021"/>
    <w:rsid w:val="004E6100"/>
    <w:rsid w:val="004E6E28"/>
    <w:rsid w:val="004F0B1A"/>
    <w:rsid w:val="004F0C65"/>
    <w:rsid w:val="004F2A41"/>
    <w:rsid w:val="004F3561"/>
    <w:rsid w:val="004F4182"/>
    <w:rsid w:val="004F5F78"/>
    <w:rsid w:val="004F5FC6"/>
    <w:rsid w:val="004F6A78"/>
    <w:rsid w:val="004F6D2D"/>
    <w:rsid w:val="004F6E29"/>
    <w:rsid w:val="004F788B"/>
    <w:rsid w:val="005001F1"/>
    <w:rsid w:val="005003D6"/>
    <w:rsid w:val="005003F4"/>
    <w:rsid w:val="00500CF9"/>
    <w:rsid w:val="00500E24"/>
    <w:rsid w:val="00503396"/>
    <w:rsid w:val="00504905"/>
    <w:rsid w:val="005055E4"/>
    <w:rsid w:val="00505D8F"/>
    <w:rsid w:val="005068B8"/>
    <w:rsid w:val="005073F1"/>
    <w:rsid w:val="00507647"/>
    <w:rsid w:val="0050770E"/>
    <w:rsid w:val="0050771C"/>
    <w:rsid w:val="00510608"/>
    <w:rsid w:val="005108F1"/>
    <w:rsid w:val="00510ABD"/>
    <w:rsid w:val="005115A9"/>
    <w:rsid w:val="00515EAF"/>
    <w:rsid w:val="0051751B"/>
    <w:rsid w:val="00521063"/>
    <w:rsid w:val="00522F24"/>
    <w:rsid w:val="0052385E"/>
    <w:rsid w:val="005253A9"/>
    <w:rsid w:val="00525C01"/>
    <w:rsid w:val="00526249"/>
    <w:rsid w:val="005266A5"/>
    <w:rsid w:val="005271B2"/>
    <w:rsid w:val="00527871"/>
    <w:rsid w:val="00530D82"/>
    <w:rsid w:val="00531783"/>
    <w:rsid w:val="00532BB7"/>
    <w:rsid w:val="00532F75"/>
    <w:rsid w:val="005346CF"/>
    <w:rsid w:val="00534CB5"/>
    <w:rsid w:val="00534FE7"/>
    <w:rsid w:val="00537FD7"/>
    <w:rsid w:val="00542DDB"/>
    <w:rsid w:val="005432D8"/>
    <w:rsid w:val="005433E0"/>
    <w:rsid w:val="005473C9"/>
    <w:rsid w:val="005475A3"/>
    <w:rsid w:val="005501DD"/>
    <w:rsid w:val="0055085D"/>
    <w:rsid w:val="00550A38"/>
    <w:rsid w:val="0055113F"/>
    <w:rsid w:val="005531D8"/>
    <w:rsid w:val="005540C1"/>
    <w:rsid w:val="005565A5"/>
    <w:rsid w:val="00556B4C"/>
    <w:rsid w:val="0055743B"/>
    <w:rsid w:val="005574F3"/>
    <w:rsid w:val="00557E38"/>
    <w:rsid w:val="00560045"/>
    <w:rsid w:val="00561963"/>
    <w:rsid w:val="005627EE"/>
    <w:rsid w:val="00562DBD"/>
    <w:rsid w:val="00563B50"/>
    <w:rsid w:val="00565793"/>
    <w:rsid w:val="00565C38"/>
    <w:rsid w:val="00566498"/>
    <w:rsid w:val="005668E0"/>
    <w:rsid w:val="00570638"/>
    <w:rsid w:val="00570B5C"/>
    <w:rsid w:val="00570ED8"/>
    <w:rsid w:val="005715FE"/>
    <w:rsid w:val="005729D4"/>
    <w:rsid w:val="00572A26"/>
    <w:rsid w:val="00573F22"/>
    <w:rsid w:val="0057440D"/>
    <w:rsid w:val="005744C2"/>
    <w:rsid w:val="00574B57"/>
    <w:rsid w:val="005760BD"/>
    <w:rsid w:val="005768E1"/>
    <w:rsid w:val="005772D5"/>
    <w:rsid w:val="0058013E"/>
    <w:rsid w:val="00580347"/>
    <w:rsid w:val="0058207D"/>
    <w:rsid w:val="005821A9"/>
    <w:rsid w:val="00583AB4"/>
    <w:rsid w:val="00584A60"/>
    <w:rsid w:val="00585F28"/>
    <w:rsid w:val="0058672F"/>
    <w:rsid w:val="00587E30"/>
    <w:rsid w:val="00590628"/>
    <w:rsid w:val="00590DBA"/>
    <w:rsid w:val="005915B9"/>
    <w:rsid w:val="00592712"/>
    <w:rsid w:val="00592A61"/>
    <w:rsid w:val="00594FC9"/>
    <w:rsid w:val="005952A8"/>
    <w:rsid w:val="005A0F00"/>
    <w:rsid w:val="005A1099"/>
    <w:rsid w:val="005A2B6B"/>
    <w:rsid w:val="005A2DA9"/>
    <w:rsid w:val="005A42CD"/>
    <w:rsid w:val="005A590E"/>
    <w:rsid w:val="005A659E"/>
    <w:rsid w:val="005A7827"/>
    <w:rsid w:val="005A7CCC"/>
    <w:rsid w:val="005B1A90"/>
    <w:rsid w:val="005B315A"/>
    <w:rsid w:val="005B39C4"/>
    <w:rsid w:val="005B6822"/>
    <w:rsid w:val="005C113C"/>
    <w:rsid w:val="005C2A86"/>
    <w:rsid w:val="005C2D39"/>
    <w:rsid w:val="005C307B"/>
    <w:rsid w:val="005C5741"/>
    <w:rsid w:val="005C60FE"/>
    <w:rsid w:val="005D10F4"/>
    <w:rsid w:val="005D1164"/>
    <w:rsid w:val="005D18A2"/>
    <w:rsid w:val="005D1B6D"/>
    <w:rsid w:val="005D1EAE"/>
    <w:rsid w:val="005D3AD3"/>
    <w:rsid w:val="005D63EB"/>
    <w:rsid w:val="005D643B"/>
    <w:rsid w:val="005D6A97"/>
    <w:rsid w:val="005D76A4"/>
    <w:rsid w:val="005D7EBC"/>
    <w:rsid w:val="005E01E2"/>
    <w:rsid w:val="005E181E"/>
    <w:rsid w:val="005E196E"/>
    <w:rsid w:val="005E1ED1"/>
    <w:rsid w:val="005E3C5A"/>
    <w:rsid w:val="005E3E87"/>
    <w:rsid w:val="005E56DD"/>
    <w:rsid w:val="005E6B7F"/>
    <w:rsid w:val="005F0A81"/>
    <w:rsid w:val="005F2639"/>
    <w:rsid w:val="005F277C"/>
    <w:rsid w:val="005F2F61"/>
    <w:rsid w:val="005F305A"/>
    <w:rsid w:val="005F34A2"/>
    <w:rsid w:val="005F4612"/>
    <w:rsid w:val="005F5D10"/>
    <w:rsid w:val="005F6362"/>
    <w:rsid w:val="005F6D80"/>
    <w:rsid w:val="005F725E"/>
    <w:rsid w:val="005F7A18"/>
    <w:rsid w:val="0060028B"/>
    <w:rsid w:val="006010DF"/>
    <w:rsid w:val="0060123E"/>
    <w:rsid w:val="00602711"/>
    <w:rsid w:val="00602C02"/>
    <w:rsid w:val="0060357D"/>
    <w:rsid w:val="0060396C"/>
    <w:rsid w:val="00604E68"/>
    <w:rsid w:val="0060529A"/>
    <w:rsid w:val="00606337"/>
    <w:rsid w:val="006074A4"/>
    <w:rsid w:val="00607F39"/>
    <w:rsid w:val="00610BF9"/>
    <w:rsid w:val="00610BFA"/>
    <w:rsid w:val="00610F7A"/>
    <w:rsid w:val="00611324"/>
    <w:rsid w:val="006120EB"/>
    <w:rsid w:val="00612D00"/>
    <w:rsid w:val="00614597"/>
    <w:rsid w:val="00614DD9"/>
    <w:rsid w:val="006157A0"/>
    <w:rsid w:val="00615A7F"/>
    <w:rsid w:val="00615CE8"/>
    <w:rsid w:val="00615CED"/>
    <w:rsid w:val="00616DF2"/>
    <w:rsid w:val="006226DC"/>
    <w:rsid w:val="00622BA8"/>
    <w:rsid w:val="00623F7B"/>
    <w:rsid w:val="00624552"/>
    <w:rsid w:val="00624A3B"/>
    <w:rsid w:val="006251C8"/>
    <w:rsid w:val="00625563"/>
    <w:rsid w:val="006257A6"/>
    <w:rsid w:val="0062644C"/>
    <w:rsid w:val="0062670B"/>
    <w:rsid w:val="00627891"/>
    <w:rsid w:val="00630335"/>
    <w:rsid w:val="00630519"/>
    <w:rsid w:val="00630643"/>
    <w:rsid w:val="0063117D"/>
    <w:rsid w:val="0063184C"/>
    <w:rsid w:val="00631B1F"/>
    <w:rsid w:val="0063242A"/>
    <w:rsid w:val="00634975"/>
    <w:rsid w:val="00635CFD"/>
    <w:rsid w:val="006374E2"/>
    <w:rsid w:val="0064045A"/>
    <w:rsid w:val="0064064A"/>
    <w:rsid w:val="0064068D"/>
    <w:rsid w:val="00642150"/>
    <w:rsid w:val="00642443"/>
    <w:rsid w:val="0064295F"/>
    <w:rsid w:val="00642F05"/>
    <w:rsid w:val="00643552"/>
    <w:rsid w:val="00643E38"/>
    <w:rsid w:val="006442C7"/>
    <w:rsid w:val="00646601"/>
    <w:rsid w:val="00646806"/>
    <w:rsid w:val="006553CE"/>
    <w:rsid w:val="00655669"/>
    <w:rsid w:val="00655F19"/>
    <w:rsid w:val="00655F3D"/>
    <w:rsid w:val="00656705"/>
    <w:rsid w:val="0065674B"/>
    <w:rsid w:val="0065747F"/>
    <w:rsid w:val="00661D10"/>
    <w:rsid w:val="0066305D"/>
    <w:rsid w:val="00663920"/>
    <w:rsid w:val="00664691"/>
    <w:rsid w:val="00665258"/>
    <w:rsid w:val="006668B9"/>
    <w:rsid w:val="0066740F"/>
    <w:rsid w:val="00670EA2"/>
    <w:rsid w:val="006717F9"/>
    <w:rsid w:val="0067196B"/>
    <w:rsid w:val="0067497E"/>
    <w:rsid w:val="00674B08"/>
    <w:rsid w:val="00675639"/>
    <w:rsid w:val="006757C8"/>
    <w:rsid w:val="00675995"/>
    <w:rsid w:val="00676C2F"/>
    <w:rsid w:val="006809E0"/>
    <w:rsid w:val="00681FDC"/>
    <w:rsid w:val="0068200C"/>
    <w:rsid w:val="00685ED8"/>
    <w:rsid w:val="006863E9"/>
    <w:rsid w:val="0069031D"/>
    <w:rsid w:val="00691104"/>
    <w:rsid w:val="00691CD1"/>
    <w:rsid w:val="00692B02"/>
    <w:rsid w:val="00693AE4"/>
    <w:rsid w:val="006953EC"/>
    <w:rsid w:val="00695ED8"/>
    <w:rsid w:val="006971A4"/>
    <w:rsid w:val="0069743F"/>
    <w:rsid w:val="0069786A"/>
    <w:rsid w:val="00697C52"/>
    <w:rsid w:val="00697C98"/>
    <w:rsid w:val="006A248A"/>
    <w:rsid w:val="006A25DA"/>
    <w:rsid w:val="006A3937"/>
    <w:rsid w:val="006A3FC6"/>
    <w:rsid w:val="006A3FC7"/>
    <w:rsid w:val="006A4215"/>
    <w:rsid w:val="006A5382"/>
    <w:rsid w:val="006A6BB3"/>
    <w:rsid w:val="006A6EB3"/>
    <w:rsid w:val="006A70C4"/>
    <w:rsid w:val="006A7AC1"/>
    <w:rsid w:val="006A7E93"/>
    <w:rsid w:val="006B01AD"/>
    <w:rsid w:val="006B059C"/>
    <w:rsid w:val="006B0D41"/>
    <w:rsid w:val="006B0F16"/>
    <w:rsid w:val="006B2521"/>
    <w:rsid w:val="006B2774"/>
    <w:rsid w:val="006B3E80"/>
    <w:rsid w:val="006B4D8E"/>
    <w:rsid w:val="006B4DF8"/>
    <w:rsid w:val="006B5156"/>
    <w:rsid w:val="006B5A77"/>
    <w:rsid w:val="006B5B45"/>
    <w:rsid w:val="006B74F0"/>
    <w:rsid w:val="006C11A1"/>
    <w:rsid w:val="006C20FB"/>
    <w:rsid w:val="006C2A57"/>
    <w:rsid w:val="006C37A1"/>
    <w:rsid w:val="006C43EC"/>
    <w:rsid w:val="006C4CF5"/>
    <w:rsid w:val="006C4D9C"/>
    <w:rsid w:val="006C59D7"/>
    <w:rsid w:val="006C60F5"/>
    <w:rsid w:val="006C6DEF"/>
    <w:rsid w:val="006C6F7E"/>
    <w:rsid w:val="006C72C0"/>
    <w:rsid w:val="006D055D"/>
    <w:rsid w:val="006D062F"/>
    <w:rsid w:val="006D1CC8"/>
    <w:rsid w:val="006D24C7"/>
    <w:rsid w:val="006D3229"/>
    <w:rsid w:val="006D34D0"/>
    <w:rsid w:val="006D3904"/>
    <w:rsid w:val="006D43E8"/>
    <w:rsid w:val="006D572C"/>
    <w:rsid w:val="006D5F95"/>
    <w:rsid w:val="006D6616"/>
    <w:rsid w:val="006D666F"/>
    <w:rsid w:val="006D68DB"/>
    <w:rsid w:val="006D7725"/>
    <w:rsid w:val="006E05E8"/>
    <w:rsid w:val="006E4955"/>
    <w:rsid w:val="006E549D"/>
    <w:rsid w:val="006E5890"/>
    <w:rsid w:val="006E5951"/>
    <w:rsid w:val="006E5C96"/>
    <w:rsid w:val="006E63CF"/>
    <w:rsid w:val="006E7BE7"/>
    <w:rsid w:val="006F13F8"/>
    <w:rsid w:val="006F14F4"/>
    <w:rsid w:val="006F1B5E"/>
    <w:rsid w:val="006F1E83"/>
    <w:rsid w:val="006F2793"/>
    <w:rsid w:val="006F2B8B"/>
    <w:rsid w:val="006F395E"/>
    <w:rsid w:val="006F3B52"/>
    <w:rsid w:val="006F3F22"/>
    <w:rsid w:val="006F41D8"/>
    <w:rsid w:val="006F42F9"/>
    <w:rsid w:val="006F49DD"/>
    <w:rsid w:val="006F4CCF"/>
    <w:rsid w:val="006F64B4"/>
    <w:rsid w:val="006F7B84"/>
    <w:rsid w:val="006F7BEF"/>
    <w:rsid w:val="00700FB4"/>
    <w:rsid w:val="00701C44"/>
    <w:rsid w:val="00702DA9"/>
    <w:rsid w:val="0070544F"/>
    <w:rsid w:val="00706784"/>
    <w:rsid w:val="00711FB1"/>
    <w:rsid w:val="007139B2"/>
    <w:rsid w:val="00714179"/>
    <w:rsid w:val="007147BA"/>
    <w:rsid w:val="00714BB4"/>
    <w:rsid w:val="0071563E"/>
    <w:rsid w:val="00715A9B"/>
    <w:rsid w:val="007168F6"/>
    <w:rsid w:val="00716BE1"/>
    <w:rsid w:val="007179FE"/>
    <w:rsid w:val="00717D1A"/>
    <w:rsid w:val="00720B35"/>
    <w:rsid w:val="007215FF"/>
    <w:rsid w:val="00722327"/>
    <w:rsid w:val="007226C7"/>
    <w:rsid w:val="00722A2B"/>
    <w:rsid w:val="00723F61"/>
    <w:rsid w:val="00725364"/>
    <w:rsid w:val="007268A1"/>
    <w:rsid w:val="00726B43"/>
    <w:rsid w:val="00727AFE"/>
    <w:rsid w:val="00730035"/>
    <w:rsid w:val="007302A1"/>
    <w:rsid w:val="00731018"/>
    <w:rsid w:val="007366B4"/>
    <w:rsid w:val="00737FE8"/>
    <w:rsid w:val="00741F82"/>
    <w:rsid w:val="007430CA"/>
    <w:rsid w:val="0074374A"/>
    <w:rsid w:val="00743B1A"/>
    <w:rsid w:val="00743CDC"/>
    <w:rsid w:val="00745F35"/>
    <w:rsid w:val="007466BC"/>
    <w:rsid w:val="00746BF0"/>
    <w:rsid w:val="00746DCD"/>
    <w:rsid w:val="00746F74"/>
    <w:rsid w:val="007509F7"/>
    <w:rsid w:val="00751013"/>
    <w:rsid w:val="007516A9"/>
    <w:rsid w:val="007526FC"/>
    <w:rsid w:val="00754666"/>
    <w:rsid w:val="007552EB"/>
    <w:rsid w:val="00755773"/>
    <w:rsid w:val="00756662"/>
    <w:rsid w:val="007575E6"/>
    <w:rsid w:val="007611DE"/>
    <w:rsid w:val="007611E1"/>
    <w:rsid w:val="00764371"/>
    <w:rsid w:val="00765963"/>
    <w:rsid w:val="00765DFB"/>
    <w:rsid w:val="00767868"/>
    <w:rsid w:val="00767D4F"/>
    <w:rsid w:val="00771296"/>
    <w:rsid w:val="0077136C"/>
    <w:rsid w:val="00771919"/>
    <w:rsid w:val="00771D55"/>
    <w:rsid w:val="00772D40"/>
    <w:rsid w:val="00773992"/>
    <w:rsid w:val="007741B7"/>
    <w:rsid w:val="007744DC"/>
    <w:rsid w:val="00774763"/>
    <w:rsid w:val="00774EBD"/>
    <w:rsid w:val="007758FE"/>
    <w:rsid w:val="0077662B"/>
    <w:rsid w:val="00776F44"/>
    <w:rsid w:val="00777BCF"/>
    <w:rsid w:val="0078189A"/>
    <w:rsid w:val="00782235"/>
    <w:rsid w:val="00782448"/>
    <w:rsid w:val="0078246D"/>
    <w:rsid w:val="00782C5B"/>
    <w:rsid w:val="00783002"/>
    <w:rsid w:val="00785814"/>
    <w:rsid w:val="00786668"/>
    <w:rsid w:val="00787CC7"/>
    <w:rsid w:val="00787E69"/>
    <w:rsid w:val="00790598"/>
    <w:rsid w:val="00790B37"/>
    <w:rsid w:val="0079177C"/>
    <w:rsid w:val="00793157"/>
    <w:rsid w:val="00793593"/>
    <w:rsid w:val="00793895"/>
    <w:rsid w:val="0079423D"/>
    <w:rsid w:val="00794DA1"/>
    <w:rsid w:val="00794F29"/>
    <w:rsid w:val="007960A7"/>
    <w:rsid w:val="0079679B"/>
    <w:rsid w:val="00796B24"/>
    <w:rsid w:val="007A02B6"/>
    <w:rsid w:val="007A1E54"/>
    <w:rsid w:val="007A3479"/>
    <w:rsid w:val="007A5BC3"/>
    <w:rsid w:val="007A6AE3"/>
    <w:rsid w:val="007B1E96"/>
    <w:rsid w:val="007B2402"/>
    <w:rsid w:val="007B2DA5"/>
    <w:rsid w:val="007B544B"/>
    <w:rsid w:val="007C06C3"/>
    <w:rsid w:val="007C1C07"/>
    <w:rsid w:val="007C2D47"/>
    <w:rsid w:val="007C3E0F"/>
    <w:rsid w:val="007C3F81"/>
    <w:rsid w:val="007C5D03"/>
    <w:rsid w:val="007C5F21"/>
    <w:rsid w:val="007C63A9"/>
    <w:rsid w:val="007C6BC6"/>
    <w:rsid w:val="007C7D4D"/>
    <w:rsid w:val="007D11ED"/>
    <w:rsid w:val="007D417F"/>
    <w:rsid w:val="007D5524"/>
    <w:rsid w:val="007D5D87"/>
    <w:rsid w:val="007D6753"/>
    <w:rsid w:val="007D7CAE"/>
    <w:rsid w:val="007E3304"/>
    <w:rsid w:val="007E3F38"/>
    <w:rsid w:val="007E3FA0"/>
    <w:rsid w:val="007E539D"/>
    <w:rsid w:val="007E5E7D"/>
    <w:rsid w:val="007E7109"/>
    <w:rsid w:val="007F2ED6"/>
    <w:rsid w:val="007F499C"/>
    <w:rsid w:val="007F52A3"/>
    <w:rsid w:val="007F603C"/>
    <w:rsid w:val="007F689E"/>
    <w:rsid w:val="00800223"/>
    <w:rsid w:val="00800C6A"/>
    <w:rsid w:val="00801225"/>
    <w:rsid w:val="00803030"/>
    <w:rsid w:val="00803AB2"/>
    <w:rsid w:val="00804D98"/>
    <w:rsid w:val="008079CF"/>
    <w:rsid w:val="00807A39"/>
    <w:rsid w:val="00811C4C"/>
    <w:rsid w:val="008120BF"/>
    <w:rsid w:val="00812DE0"/>
    <w:rsid w:val="00814705"/>
    <w:rsid w:val="00814DB0"/>
    <w:rsid w:val="008155D8"/>
    <w:rsid w:val="008165E4"/>
    <w:rsid w:val="00817A11"/>
    <w:rsid w:val="00820BE8"/>
    <w:rsid w:val="00821064"/>
    <w:rsid w:val="00821FFB"/>
    <w:rsid w:val="00822170"/>
    <w:rsid w:val="00823C4F"/>
    <w:rsid w:val="008242FF"/>
    <w:rsid w:val="0082444A"/>
    <w:rsid w:val="008258A8"/>
    <w:rsid w:val="00825A55"/>
    <w:rsid w:val="00825C22"/>
    <w:rsid w:val="00826078"/>
    <w:rsid w:val="00827CD4"/>
    <w:rsid w:val="008309FA"/>
    <w:rsid w:val="00831796"/>
    <w:rsid w:val="00831961"/>
    <w:rsid w:val="008320D2"/>
    <w:rsid w:val="008326F7"/>
    <w:rsid w:val="00832948"/>
    <w:rsid w:val="0083304E"/>
    <w:rsid w:val="00833BA3"/>
    <w:rsid w:val="0083466D"/>
    <w:rsid w:val="00834E32"/>
    <w:rsid w:val="00835BE0"/>
    <w:rsid w:val="008367A3"/>
    <w:rsid w:val="008403C8"/>
    <w:rsid w:val="00840756"/>
    <w:rsid w:val="00840767"/>
    <w:rsid w:val="0084118E"/>
    <w:rsid w:val="008416E5"/>
    <w:rsid w:val="0084176A"/>
    <w:rsid w:val="008432DD"/>
    <w:rsid w:val="00843808"/>
    <w:rsid w:val="00844A78"/>
    <w:rsid w:val="0084663C"/>
    <w:rsid w:val="0084792F"/>
    <w:rsid w:val="00847B15"/>
    <w:rsid w:val="00847B21"/>
    <w:rsid w:val="00850747"/>
    <w:rsid w:val="00852848"/>
    <w:rsid w:val="00855426"/>
    <w:rsid w:val="00855445"/>
    <w:rsid w:val="0085603C"/>
    <w:rsid w:val="00856C32"/>
    <w:rsid w:val="008571C2"/>
    <w:rsid w:val="00857756"/>
    <w:rsid w:val="00862109"/>
    <w:rsid w:val="008630B7"/>
    <w:rsid w:val="008631CF"/>
    <w:rsid w:val="008638E6"/>
    <w:rsid w:val="0086639D"/>
    <w:rsid w:val="008663B5"/>
    <w:rsid w:val="008740DC"/>
    <w:rsid w:val="00874629"/>
    <w:rsid w:val="008765D8"/>
    <w:rsid w:val="00876997"/>
    <w:rsid w:val="00877893"/>
    <w:rsid w:val="008815B3"/>
    <w:rsid w:val="0088465C"/>
    <w:rsid w:val="00885F90"/>
    <w:rsid w:val="008860EF"/>
    <w:rsid w:val="00886461"/>
    <w:rsid w:val="008865FE"/>
    <w:rsid w:val="008876EF"/>
    <w:rsid w:val="00891A4B"/>
    <w:rsid w:val="0089330F"/>
    <w:rsid w:val="0089433B"/>
    <w:rsid w:val="00894B3D"/>
    <w:rsid w:val="00896284"/>
    <w:rsid w:val="008A096F"/>
    <w:rsid w:val="008A0DFF"/>
    <w:rsid w:val="008A1CC2"/>
    <w:rsid w:val="008A46E8"/>
    <w:rsid w:val="008A4B92"/>
    <w:rsid w:val="008A6D92"/>
    <w:rsid w:val="008A7CB8"/>
    <w:rsid w:val="008B0DAE"/>
    <w:rsid w:val="008B0E1C"/>
    <w:rsid w:val="008B0FE4"/>
    <w:rsid w:val="008B1B0C"/>
    <w:rsid w:val="008B2E62"/>
    <w:rsid w:val="008B31B8"/>
    <w:rsid w:val="008B3940"/>
    <w:rsid w:val="008B3D2D"/>
    <w:rsid w:val="008B4F25"/>
    <w:rsid w:val="008B5255"/>
    <w:rsid w:val="008B5375"/>
    <w:rsid w:val="008B5910"/>
    <w:rsid w:val="008B779A"/>
    <w:rsid w:val="008B7B9F"/>
    <w:rsid w:val="008C03B6"/>
    <w:rsid w:val="008C18ED"/>
    <w:rsid w:val="008C19C5"/>
    <w:rsid w:val="008C1BC8"/>
    <w:rsid w:val="008C4CF2"/>
    <w:rsid w:val="008C5740"/>
    <w:rsid w:val="008C57F2"/>
    <w:rsid w:val="008C5F68"/>
    <w:rsid w:val="008C6D38"/>
    <w:rsid w:val="008C73C2"/>
    <w:rsid w:val="008D0112"/>
    <w:rsid w:val="008D0ADA"/>
    <w:rsid w:val="008D0C65"/>
    <w:rsid w:val="008D21C7"/>
    <w:rsid w:val="008D247B"/>
    <w:rsid w:val="008D3D27"/>
    <w:rsid w:val="008D4B0D"/>
    <w:rsid w:val="008D60C3"/>
    <w:rsid w:val="008D623B"/>
    <w:rsid w:val="008E0082"/>
    <w:rsid w:val="008E021C"/>
    <w:rsid w:val="008E0B73"/>
    <w:rsid w:val="008E0FB3"/>
    <w:rsid w:val="008E219F"/>
    <w:rsid w:val="008E3E36"/>
    <w:rsid w:val="008E430A"/>
    <w:rsid w:val="008E5433"/>
    <w:rsid w:val="008E5A16"/>
    <w:rsid w:val="008E5B82"/>
    <w:rsid w:val="008E619B"/>
    <w:rsid w:val="008E67DB"/>
    <w:rsid w:val="008E6ED8"/>
    <w:rsid w:val="008E6F62"/>
    <w:rsid w:val="008E72AB"/>
    <w:rsid w:val="008E73D5"/>
    <w:rsid w:val="008E7CEB"/>
    <w:rsid w:val="008F0473"/>
    <w:rsid w:val="008F2154"/>
    <w:rsid w:val="008F2B55"/>
    <w:rsid w:val="008F36E8"/>
    <w:rsid w:val="008F3C6C"/>
    <w:rsid w:val="008F3C9F"/>
    <w:rsid w:val="008F60EB"/>
    <w:rsid w:val="008F7066"/>
    <w:rsid w:val="008F7AE1"/>
    <w:rsid w:val="00902656"/>
    <w:rsid w:val="00903E8D"/>
    <w:rsid w:val="00904710"/>
    <w:rsid w:val="00910037"/>
    <w:rsid w:val="009126F9"/>
    <w:rsid w:val="009134A8"/>
    <w:rsid w:val="00913519"/>
    <w:rsid w:val="00913821"/>
    <w:rsid w:val="009143BA"/>
    <w:rsid w:val="0091489E"/>
    <w:rsid w:val="00915F4C"/>
    <w:rsid w:val="00916A30"/>
    <w:rsid w:val="0092082B"/>
    <w:rsid w:val="00921F68"/>
    <w:rsid w:val="009228A5"/>
    <w:rsid w:val="00925052"/>
    <w:rsid w:val="009253FB"/>
    <w:rsid w:val="009264B1"/>
    <w:rsid w:val="0093153E"/>
    <w:rsid w:val="00932695"/>
    <w:rsid w:val="00932EF6"/>
    <w:rsid w:val="0093361C"/>
    <w:rsid w:val="00935228"/>
    <w:rsid w:val="009405E3"/>
    <w:rsid w:val="00940FC6"/>
    <w:rsid w:val="009410AD"/>
    <w:rsid w:val="00941C60"/>
    <w:rsid w:val="0094405C"/>
    <w:rsid w:val="009458A1"/>
    <w:rsid w:val="00946473"/>
    <w:rsid w:val="009466A7"/>
    <w:rsid w:val="00946F98"/>
    <w:rsid w:val="00952CE7"/>
    <w:rsid w:val="00953042"/>
    <w:rsid w:val="00953399"/>
    <w:rsid w:val="009538AE"/>
    <w:rsid w:val="00953B23"/>
    <w:rsid w:val="00956A4D"/>
    <w:rsid w:val="00957805"/>
    <w:rsid w:val="009603C0"/>
    <w:rsid w:val="0096121F"/>
    <w:rsid w:val="0096348D"/>
    <w:rsid w:val="009647D0"/>
    <w:rsid w:val="00965348"/>
    <w:rsid w:val="00965D0E"/>
    <w:rsid w:val="00965DB6"/>
    <w:rsid w:val="00965E59"/>
    <w:rsid w:val="009668EA"/>
    <w:rsid w:val="00967B97"/>
    <w:rsid w:val="00971955"/>
    <w:rsid w:val="00972EB4"/>
    <w:rsid w:val="00977E96"/>
    <w:rsid w:val="00983D0F"/>
    <w:rsid w:val="00985929"/>
    <w:rsid w:val="00986AC2"/>
    <w:rsid w:val="00986CAD"/>
    <w:rsid w:val="00986FCD"/>
    <w:rsid w:val="009870F4"/>
    <w:rsid w:val="009900C9"/>
    <w:rsid w:val="00990810"/>
    <w:rsid w:val="009918DB"/>
    <w:rsid w:val="00991A43"/>
    <w:rsid w:val="0099258F"/>
    <w:rsid w:val="009946F9"/>
    <w:rsid w:val="00995446"/>
    <w:rsid w:val="009954A1"/>
    <w:rsid w:val="00997B75"/>
    <w:rsid w:val="009A04AF"/>
    <w:rsid w:val="009A092D"/>
    <w:rsid w:val="009A174F"/>
    <w:rsid w:val="009A1F3E"/>
    <w:rsid w:val="009A20FE"/>
    <w:rsid w:val="009A3D2A"/>
    <w:rsid w:val="009A62D6"/>
    <w:rsid w:val="009A653D"/>
    <w:rsid w:val="009A7673"/>
    <w:rsid w:val="009B1C67"/>
    <w:rsid w:val="009B1C91"/>
    <w:rsid w:val="009B3B7E"/>
    <w:rsid w:val="009B45B8"/>
    <w:rsid w:val="009B4F83"/>
    <w:rsid w:val="009C0343"/>
    <w:rsid w:val="009C3751"/>
    <w:rsid w:val="009C39DF"/>
    <w:rsid w:val="009C4928"/>
    <w:rsid w:val="009C4960"/>
    <w:rsid w:val="009C59ED"/>
    <w:rsid w:val="009D016C"/>
    <w:rsid w:val="009D0FF4"/>
    <w:rsid w:val="009D1ABC"/>
    <w:rsid w:val="009D2B7B"/>
    <w:rsid w:val="009D4E9C"/>
    <w:rsid w:val="009D75DF"/>
    <w:rsid w:val="009D7D9D"/>
    <w:rsid w:val="009E1303"/>
    <w:rsid w:val="009E22AE"/>
    <w:rsid w:val="009E2DB6"/>
    <w:rsid w:val="009E3B5D"/>
    <w:rsid w:val="009E4A82"/>
    <w:rsid w:val="009E513D"/>
    <w:rsid w:val="009E67F7"/>
    <w:rsid w:val="009E684E"/>
    <w:rsid w:val="009E76AA"/>
    <w:rsid w:val="009E76E3"/>
    <w:rsid w:val="009E7BB0"/>
    <w:rsid w:val="009F0AF8"/>
    <w:rsid w:val="009F0B78"/>
    <w:rsid w:val="009F1C9D"/>
    <w:rsid w:val="009F22F0"/>
    <w:rsid w:val="009F2B35"/>
    <w:rsid w:val="009F325D"/>
    <w:rsid w:val="009F3268"/>
    <w:rsid w:val="009F384D"/>
    <w:rsid w:val="009F5ACB"/>
    <w:rsid w:val="009F5DD1"/>
    <w:rsid w:val="00A00251"/>
    <w:rsid w:val="00A01393"/>
    <w:rsid w:val="00A01D93"/>
    <w:rsid w:val="00A02535"/>
    <w:rsid w:val="00A02C0E"/>
    <w:rsid w:val="00A02C74"/>
    <w:rsid w:val="00A04241"/>
    <w:rsid w:val="00A0644E"/>
    <w:rsid w:val="00A06B80"/>
    <w:rsid w:val="00A075EE"/>
    <w:rsid w:val="00A10D8B"/>
    <w:rsid w:val="00A13DA9"/>
    <w:rsid w:val="00A14A71"/>
    <w:rsid w:val="00A15299"/>
    <w:rsid w:val="00A15396"/>
    <w:rsid w:val="00A15EB1"/>
    <w:rsid w:val="00A163D6"/>
    <w:rsid w:val="00A2077B"/>
    <w:rsid w:val="00A20B94"/>
    <w:rsid w:val="00A2107E"/>
    <w:rsid w:val="00A2131C"/>
    <w:rsid w:val="00A215BE"/>
    <w:rsid w:val="00A21DDE"/>
    <w:rsid w:val="00A22D8C"/>
    <w:rsid w:val="00A235F3"/>
    <w:rsid w:val="00A2473D"/>
    <w:rsid w:val="00A249CC"/>
    <w:rsid w:val="00A25656"/>
    <w:rsid w:val="00A260C6"/>
    <w:rsid w:val="00A312E3"/>
    <w:rsid w:val="00A31866"/>
    <w:rsid w:val="00A3272A"/>
    <w:rsid w:val="00A33763"/>
    <w:rsid w:val="00A3518A"/>
    <w:rsid w:val="00A352C1"/>
    <w:rsid w:val="00A355B6"/>
    <w:rsid w:val="00A36539"/>
    <w:rsid w:val="00A37158"/>
    <w:rsid w:val="00A378B7"/>
    <w:rsid w:val="00A40041"/>
    <w:rsid w:val="00A40FA5"/>
    <w:rsid w:val="00A42927"/>
    <w:rsid w:val="00A44028"/>
    <w:rsid w:val="00A440EB"/>
    <w:rsid w:val="00A44B27"/>
    <w:rsid w:val="00A451A4"/>
    <w:rsid w:val="00A4529D"/>
    <w:rsid w:val="00A46C88"/>
    <w:rsid w:val="00A475E8"/>
    <w:rsid w:val="00A50817"/>
    <w:rsid w:val="00A510E6"/>
    <w:rsid w:val="00A5196F"/>
    <w:rsid w:val="00A52892"/>
    <w:rsid w:val="00A53A66"/>
    <w:rsid w:val="00A54439"/>
    <w:rsid w:val="00A54CBC"/>
    <w:rsid w:val="00A56747"/>
    <w:rsid w:val="00A57E44"/>
    <w:rsid w:val="00A606B7"/>
    <w:rsid w:val="00A616DB"/>
    <w:rsid w:val="00A628D4"/>
    <w:rsid w:val="00A62AD0"/>
    <w:rsid w:val="00A656B3"/>
    <w:rsid w:val="00A65996"/>
    <w:rsid w:val="00A66E66"/>
    <w:rsid w:val="00A7080C"/>
    <w:rsid w:val="00A70959"/>
    <w:rsid w:val="00A71857"/>
    <w:rsid w:val="00A71FA6"/>
    <w:rsid w:val="00A731F1"/>
    <w:rsid w:val="00A73231"/>
    <w:rsid w:val="00A73342"/>
    <w:rsid w:val="00A760A8"/>
    <w:rsid w:val="00A760EE"/>
    <w:rsid w:val="00A7653E"/>
    <w:rsid w:val="00A7696E"/>
    <w:rsid w:val="00A769F5"/>
    <w:rsid w:val="00A8088A"/>
    <w:rsid w:val="00A80FA5"/>
    <w:rsid w:val="00A81A2A"/>
    <w:rsid w:val="00A849C9"/>
    <w:rsid w:val="00A84ADA"/>
    <w:rsid w:val="00A854B0"/>
    <w:rsid w:val="00A85C72"/>
    <w:rsid w:val="00A86D9D"/>
    <w:rsid w:val="00A916E9"/>
    <w:rsid w:val="00A943B5"/>
    <w:rsid w:val="00A94A4D"/>
    <w:rsid w:val="00A95EE6"/>
    <w:rsid w:val="00A96382"/>
    <w:rsid w:val="00A964B1"/>
    <w:rsid w:val="00A96BB3"/>
    <w:rsid w:val="00A97A35"/>
    <w:rsid w:val="00A97F0F"/>
    <w:rsid w:val="00AA09BB"/>
    <w:rsid w:val="00AA0C96"/>
    <w:rsid w:val="00AA3819"/>
    <w:rsid w:val="00AA635C"/>
    <w:rsid w:val="00AA6BF7"/>
    <w:rsid w:val="00AA73DE"/>
    <w:rsid w:val="00AB0291"/>
    <w:rsid w:val="00AB0BEC"/>
    <w:rsid w:val="00AB1259"/>
    <w:rsid w:val="00AB125C"/>
    <w:rsid w:val="00AB16CE"/>
    <w:rsid w:val="00AB1725"/>
    <w:rsid w:val="00AB188E"/>
    <w:rsid w:val="00AB1B74"/>
    <w:rsid w:val="00AB1CDA"/>
    <w:rsid w:val="00AB2C1C"/>
    <w:rsid w:val="00AB3668"/>
    <w:rsid w:val="00AB43E0"/>
    <w:rsid w:val="00AB558E"/>
    <w:rsid w:val="00AB5653"/>
    <w:rsid w:val="00AB56C6"/>
    <w:rsid w:val="00AB730A"/>
    <w:rsid w:val="00AC05D2"/>
    <w:rsid w:val="00AC06AF"/>
    <w:rsid w:val="00AC13BD"/>
    <w:rsid w:val="00AC208D"/>
    <w:rsid w:val="00AC2484"/>
    <w:rsid w:val="00AC261A"/>
    <w:rsid w:val="00AC3411"/>
    <w:rsid w:val="00AC4421"/>
    <w:rsid w:val="00AC4F3F"/>
    <w:rsid w:val="00AC5D82"/>
    <w:rsid w:val="00AC7019"/>
    <w:rsid w:val="00AD1D06"/>
    <w:rsid w:val="00AD2DC8"/>
    <w:rsid w:val="00AD3CBC"/>
    <w:rsid w:val="00AD4CD3"/>
    <w:rsid w:val="00AD4E45"/>
    <w:rsid w:val="00AD6A3A"/>
    <w:rsid w:val="00AE0ECB"/>
    <w:rsid w:val="00AE1FDC"/>
    <w:rsid w:val="00AE4022"/>
    <w:rsid w:val="00AE4CDC"/>
    <w:rsid w:val="00AE50C7"/>
    <w:rsid w:val="00AE7293"/>
    <w:rsid w:val="00AF00E4"/>
    <w:rsid w:val="00AF0511"/>
    <w:rsid w:val="00AF2844"/>
    <w:rsid w:val="00AF2EB0"/>
    <w:rsid w:val="00AF5381"/>
    <w:rsid w:val="00AF5971"/>
    <w:rsid w:val="00AF7D7E"/>
    <w:rsid w:val="00B002DE"/>
    <w:rsid w:val="00B01AF9"/>
    <w:rsid w:val="00B02241"/>
    <w:rsid w:val="00B03B54"/>
    <w:rsid w:val="00B041F1"/>
    <w:rsid w:val="00B04273"/>
    <w:rsid w:val="00B06F62"/>
    <w:rsid w:val="00B10786"/>
    <w:rsid w:val="00B11247"/>
    <w:rsid w:val="00B12021"/>
    <w:rsid w:val="00B1204C"/>
    <w:rsid w:val="00B131B8"/>
    <w:rsid w:val="00B13CA2"/>
    <w:rsid w:val="00B14283"/>
    <w:rsid w:val="00B1458F"/>
    <w:rsid w:val="00B14E57"/>
    <w:rsid w:val="00B179FD"/>
    <w:rsid w:val="00B17B7C"/>
    <w:rsid w:val="00B20232"/>
    <w:rsid w:val="00B216CD"/>
    <w:rsid w:val="00B223A6"/>
    <w:rsid w:val="00B23109"/>
    <w:rsid w:val="00B23C56"/>
    <w:rsid w:val="00B24A96"/>
    <w:rsid w:val="00B24D8B"/>
    <w:rsid w:val="00B25479"/>
    <w:rsid w:val="00B2607B"/>
    <w:rsid w:val="00B26202"/>
    <w:rsid w:val="00B27BB9"/>
    <w:rsid w:val="00B30408"/>
    <w:rsid w:val="00B304F5"/>
    <w:rsid w:val="00B30EB8"/>
    <w:rsid w:val="00B3143C"/>
    <w:rsid w:val="00B32081"/>
    <w:rsid w:val="00B32C58"/>
    <w:rsid w:val="00B338F5"/>
    <w:rsid w:val="00B33F58"/>
    <w:rsid w:val="00B34B87"/>
    <w:rsid w:val="00B34BE1"/>
    <w:rsid w:val="00B35DA3"/>
    <w:rsid w:val="00B36065"/>
    <w:rsid w:val="00B3631F"/>
    <w:rsid w:val="00B4157F"/>
    <w:rsid w:val="00B41FFB"/>
    <w:rsid w:val="00B43C7C"/>
    <w:rsid w:val="00B44288"/>
    <w:rsid w:val="00B446C1"/>
    <w:rsid w:val="00B44AEA"/>
    <w:rsid w:val="00B45E02"/>
    <w:rsid w:val="00B45FA3"/>
    <w:rsid w:val="00B46885"/>
    <w:rsid w:val="00B47C6C"/>
    <w:rsid w:val="00B47CC8"/>
    <w:rsid w:val="00B50F3F"/>
    <w:rsid w:val="00B542CC"/>
    <w:rsid w:val="00B560B4"/>
    <w:rsid w:val="00B56293"/>
    <w:rsid w:val="00B57076"/>
    <w:rsid w:val="00B57614"/>
    <w:rsid w:val="00B60498"/>
    <w:rsid w:val="00B60AF4"/>
    <w:rsid w:val="00B61AFB"/>
    <w:rsid w:val="00B64834"/>
    <w:rsid w:val="00B64E6F"/>
    <w:rsid w:val="00B65816"/>
    <w:rsid w:val="00B67791"/>
    <w:rsid w:val="00B7067C"/>
    <w:rsid w:val="00B70967"/>
    <w:rsid w:val="00B74611"/>
    <w:rsid w:val="00B74E02"/>
    <w:rsid w:val="00B75A13"/>
    <w:rsid w:val="00B773DE"/>
    <w:rsid w:val="00B81B10"/>
    <w:rsid w:val="00B84A77"/>
    <w:rsid w:val="00B84E88"/>
    <w:rsid w:val="00B85089"/>
    <w:rsid w:val="00B85CBE"/>
    <w:rsid w:val="00B85D9B"/>
    <w:rsid w:val="00B8656B"/>
    <w:rsid w:val="00B865D9"/>
    <w:rsid w:val="00B86EA4"/>
    <w:rsid w:val="00B86F51"/>
    <w:rsid w:val="00B875F7"/>
    <w:rsid w:val="00B90220"/>
    <w:rsid w:val="00B90BBA"/>
    <w:rsid w:val="00B924CB"/>
    <w:rsid w:val="00B92BCA"/>
    <w:rsid w:val="00B93038"/>
    <w:rsid w:val="00B932F2"/>
    <w:rsid w:val="00B944D6"/>
    <w:rsid w:val="00B94EDA"/>
    <w:rsid w:val="00B95954"/>
    <w:rsid w:val="00B95D2F"/>
    <w:rsid w:val="00B9698E"/>
    <w:rsid w:val="00B96D48"/>
    <w:rsid w:val="00B96F01"/>
    <w:rsid w:val="00B97235"/>
    <w:rsid w:val="00B97710"/>
    <w:rsid w:val="00BA0601"/>
    <w:rsid w:val="00BA1579"/>
    <w:rsid w:val="00BA1BC7"/>
    <w:rsid w:val="00BA5873"/>
    <w:rsid w:val="00BA77D0"/>
    <w:rsid w:val="00BA7D47"/>
    <w:rsid w:val="00BB0001"/>
    <w:rsid w:val="00BB077A"/>
    <w:rsid w:val="00BB0E34"/>
    <w:rsid w:val="00BB126C"/>
    <w:rsid w:val="00BB13B9"/>
    <w:rsid w:val="00BB1963"/>
    <w:rsid w:val="00BB2511"/>
    <w:rsid w:val="00BB2A7F"/>
    <w:rsid w:val="00BB2DF1"/>
    <w:rsid w:val="00BB35E3"/>
    <w:rsid w:val="00BB3BAE"/>
    <w:rsid w:val="00BB60D3"/>
    <w:rsid w:val="00BB6566"/>
    <w:rsid w:val="00BB6A3B"/>
    <w:rsid w:val="00BB702D"/>
    <w:rsid w:val="00BC0284"/>
    <w:rsid w:val="00BC14FA"/>
    <w:rsid w:val="00BC15C1"/>
    <w:rsid w:val="00BC1606"/>
    <w:rsid w:val="00BC2149"/>
    <w:rsid w:val="00BC3784"/>
    <w:rsid w:val="00BC4172"/>
    <w:rsid w:val="00BC4E24"/>
    <w:rsid w:val="00BD01D1"/>
    <w:rsid w:val="00BD143F"/>
    <w:rsid w:val="00BD2239"/>
    <w:rsid w:val="00BD3858"/>
    <w:rsid w:val="00BD4E0A"/>
    <w:rsid w:val="00BD5E05"/>
    <w:rsid w:val="00BD6040"/>
    <w:rsid w:val="00BD65D0"/>
    <w:rsid w:val="00BD6C3A"/>
    <w:rsid w:val="00BD75B8"/>
    <w:rsid w:val="00BE0337"/>
    <w:rsid w:val="00BE1076"/>
    <w:rsid w:val="00BE157C"/>
    <w:rsid w:val="00BE17C8"/>
    <w:rsid w:val="00BE1B18"/>
    <w:rsid w:val="00BE1F88"/>
    <w:rsid w:val="00BE27FB"/>
    <w:rsid w:val="00BE3FDE"/>
    <w:rsid w:val="00BE4F62"/>
    <w:rsid w:val="00BE6404"/>
    <w:rsid w:val="00BF0481"/>
    <w:rsid w:val="00BF0708"/>
    <w:rsid w:val="00BF140B"/>
    <w:rsid w:val="00BF340B"/>
    <w:rsid w:val="00BF428D"/>
    <w:rsid w:val="00BF44AF"/>
    <w:rsid w:val="00BF4687"/>
    <w:rsid w:val="00BF46C7"/>
    <w:rsid w:val="00BF4EE4"/>
    <w:rsid w:val="00BF636E"/>
    <w:rsid w:val="00BF762B"/>
    <w:rsid w:val="00C004FF"/>
    <w:rsid w:val="00C018E3"/>
    <w:rsid w:val="00C02957"/>
    <w:rsid w:val="00C02B58"/>
    <w:rsid w:val="00C02D40"/>
    <w:rsid w:val="00C02E3A"/>
    <w:rsid w:val="00C03FC5"/>
    <w:rsid w:val="00C0432E"/>
    <w:rsid w:val="00C06080"/>
    <w:rsid w:val="00C06FB5"/>
    <w:rsid w:val="00C07876"/>
    <w:rsid w:val="00C100C8"/>
    <w:rsid w:val="00C1218B"/>
    <w:rsid w:val="00C13618"/>
    <w:rsid w:val="00C13805"/>
    <w:rsid w:val="00C13B85"/>
    <w:rsid w:val="00C1458F"/>
    <w:rsid w:val="00C15045"/>
    <w:rsid w:val="00C158C3"/>
    <w:rsid w:val="00C171E5"/>
    <w:rsid w:val="00C20378"/>
    <w:rsid w:val="00C209A9"/>
    <w:rsid w:val="00C220EA"/>
    <w:rsid w:val="00C22A76"/>
    <w:rsid w:val="00C25843"/>
    <w:rsid w:val="00C25EC0"/>
    <w:rsid w:val="00C3036D"/>
    <w:rsid w:val="00C30F93"/>
    <w:rsid w:val="00C31902"/>
    <w:rsid w:val="00C32A1E"/>
    <w:rsid w:val="00C356B4"/>
    <w:rsid w:val="00C35794"/>
    <w:rsid w:val="00C36DDA"/>
    <w:rsid w:val="00C40082"/>
    <w:rsid w:val="00C40989"/>
    <w:rsid w:val="00C40FB9"/>
    <w:rsid w:val="00C413EB"/>
    <w:rsid w:val="00C42240"/>
    <w:rsid w:val="00C42851"/>
    <w:rsid w:val="00C44689"/>
    <w:rsid w:val="00C4564B"/>
    <w:rsid w:val="00C46006"/>
    <w:rsid w:val="00C46FF4"/>
    <w:rsid w:val="00C476A6"/>
    <w:rsid w:val="00C47C6A"/>
    <w:rsid w:val="00C51D3E"/>
    <w:rsid w:val="00C52515"/>
    <w:rsid w:val="00C52EBF"/>
    <w:rsid w:val="00C531BD"/>
    <w:rsid w:val="00C53419"/>
    <w:rsid w:val="00C5386A"/>
    <w:rsid w:val="00C566FD"/>
    <w:rsid w:val="00C5763A"/>
    <w:rsid w:val="00C60B53"/>
    <w:rsid w:val="00C60CC6"/>
    <w:rsid w:val="00C60DBF"/>
    <w:rsid w:val="00C6122E"/>
    <w:rsid w:val="00C621D9"/>
    <w:rsid w:val="00C62213"/>
    <w:rsid w:val="00C63394"/>
    <w:rsid w:val="00C64384"/>
    <w:rsid w:val="00C64A45"/>
    <w:rsid w:val="00C6633A"/>
    <w:rsid w:val="00C670A1"/>
    <w:rsid w:val="00C675AE"/>
    <w:rsid w:val="00C678F9"/>
    <w:rsid w:val="00C67DFD"/>
    <w:rsid w:val="00C70A42"/>
    <w:rsid w:val="00C716A9"/>
    <w:rsid w:val="00C71C3A"/>
    <w:rsid w:val="00C71ED1"/>
    <w:rsid w:val="00C728F8"/>
    <w:rsid w:val="00C72911"/>
    <w:rsid w:val="00C736D5"/>
    <w:rsid w:val="00C74FBD"/>
    <w:rsid w:val="00C75EB0"/>
    <w:rsid w:val="00C76A37"/>
    <w:rsid w:val="00C76F90"/>
    <w:rsid w:val="00C7737A"/>
    <w:rsid w:val="00C77635"/>
    <w:rsid w:val="00C8035E"/>
    <w:rsid w:val="00C8073D"/>
    <w:rsid w:val="00C807BD"/>
    <w:rsid w:val="00C8232E"/>
    <w:rsid w:val="00C8262F"/>
    <w:rsid w:val="00C82AEF"/>
    <w:rsid w:val="00C84FB5"/>
    <w:rsid w:val="00C8509D"/>
    <w:rsid w:val="00C86057"/>
    <w:rsid w:val="00C8686E"/>
    <w:rsid w:val="00C876A9"/>
    <w:rsid w:val="00C879AD"/>
    <w:rsid w:val="00C90439"/>
    <w:rsid w:val="00C9114F"/>
    <w:rsid w:val="00C91CAD"/>
    <w:rsid w:val="00C928DA"/>
    <w:rsid w:val="00C9343B"/>
    <w:rsid w:val="00C93807"/>
    <w:rsid w:val="00C93B4D"/>
    <w:rsid w:val="00C93BB4"/>
    <w:rsid w:val="00C93DF6"/>
    <w:rsid w:val="00C943C7"/>
    <w:rsid w:val="00C953A3"/>
    <w:rsid w:val="00C966D5"/>
    <w:rsid w:val="00C96858"/>
    <w:rsid w:val="00C96BE6"/>
    <w:rsid w:val="00C97EC6"/>
    <w:rsid w:val="00CA14AF"/>
    <w:rsid w:val="00CA21B9"/>
    <w:rsid w:val="00CA3BE9"/>
    <w:rsid w:val="00CA5673"/>
    <w:rsid w:val="00CA6C94"/>
    <w:rsid w:val="00CA70E3"/>
    <w:rsid w:val="00CA7D00"/>
    <w:rsid w:val="00CB03AC"/>
    <w:rsid w:val="00CB2A6C"/>
    <w:rsid w:val="00CB2CAD"/>
    <w:rsid w:val="00CB34FF"/>
    <w:rsid w:val="00CB3D1B"/>
    <w:rsid w:val="00CB41E5"/>
    <w:rsid w:val="00CB4EBB"/>
    <w:rsid w:val="00CB5050"/>
    <w:rsid w:val="00CB533F"/>
    <w:rsid w:val="00CB54B9"/>
    <w:rsid w:val="00CB5DE0"/>
    <w:rsid w:val="00CB64A8"/>
    <w:rsid w:val="00CB6EBD"/>
    <w:rsid w:val="00CB7751"/>
    <w:rsid w:val="00CB7A8E"/>
    <w:rsid w:val="00CB7AF4"/>
    <w:rsid w:val="00CC0AAB"/>
    <w:rsid w:val="00CC1A70"/>
    <w:rsid w:val="00CC2ACA"/>
    <w:rsid w:val="00CC2BFA"/>
    <w:rsid w:val="00CC3F45"/>
    <w:rsid w:val="00CC5DA4"/>
    <w:rsid w:val="00CC671C"/>
    <w:rsid w:val="00CC69B3"/>
    <w:rsid w:val="00CC7301"/>
    <w:rsid w:val="00CC7579"/>
    <w:rsid w:val="00CD200A"/>
    <w:rsid w:val="00CD2679"/>
    <w:rsid w:val="00CD2D43"/>
    <w:rsid w:val="00CD394B"/>
    <w:rsid w:val="00CD4A28"/>
    <w:rsid w:val="00CD5A79"/>
    <w:rsid w:val="00CD7770"/>
    <w:rsid w:val="00CE1CE0"/>
    <w:rsid w:val="00CE2C9F"/>
    <w:rsid w:val="00CE4A72"/>
    <w:rsid w:val="00CE4A9C"/>
    <w:rsid w:val="00CE4F57"/>
    <w:rsid w:val="00CE5B57"/>
    <w:rsid w:val="00CE7492"/>
    <w:rsid w:val="00CE754B"/>
    <w:rsid w:val="00CE7A7B"/>
    <w:rsid w:val="00CF05B5"/>
    <w:rsid w:val="00CF139A"/>
    <w:rsid w:val="00CF2C25"/>
    <w:rsid w:val="00CF3AD2"/>
    <w:rsid w:val="00CF4D73"/>
    <w:rsid w:val="00CF51AA"/>
    <w:rsid w:val="00CF6D3A"/>
    <w:rsid w:val="00CF7218"/>
    <w:rsid w:val="00CF7E74"/>
    <w:rsid w:val="00D0058B"/>
    <w:rsid w:val="00D01215"/>
    <w:rsid w:val="00D01740"/>
    <w:rsid w:val="00D018F5"/>
    <w:rsid w:val="00D02275"/>
    <w:rsid w:val="00D05584"/>
    <w:rsid w:val="00D05A71"/>
    <w:rsid w:val="00D05A99"/>
    <w:rsid w:val="00D069B2"/>
    <w:rsid w:val="00D0782E"/>
    <w:rsid w:val="00D07A18"/>
    <w:rsid w:val="00D10597"/>
    <w:rsid w:val="00D131A6"/>
    <w:rsid w:val="00D136BD"/>
    <w:rsid w:val="00D14E21"/>
    <w:rsid w:val="00D15A0D"/>
    <w:rsid w:val="00D16B08"/>
    <w:rsid w:val="00D17540"/>
    <w:rsid w:val="00D178A2"/>
    <w:rsid w:val="00D2266C"/>
    <w:rsid w:val="00D2273E"/>
    <w:rsid w:val="00D23554"/>
    <w:rsid w:val="00D24C32"/>
    <w:rsid w:val="00D27A56"/>
    <w:rsid w:val="00D31162"/>
    <w:rsid w:val="00D314B0"/>
    <w:rsid w:val="00D31B0B"/>
    <w:rsid w:val="00D32BD1"/>
    <w:rsid w:val="00D350E9"/>
    <w:rsid w:val="00D36799"/>
    <w:rsid w:val="00D40EA1"/>
    <w:rsid w:val="00D4261F"/>
    <w:rsid w:val="00D43478"/>
    <w:rsid w:val="00D43546"/>
    <w:rsid w:val="00D43CF9"/>
    <w:rsid w:val="00D43EAB"/>
    <w:rsid w:val="00D4627E"/>
    <w:rsid w:val="00D47281"/>
    <w:rsid w:val="00D475CD"/>
    <w:rsid w:val="00D47722"/>
    <w:rsid w:val="00D47769"/>
    <w:rsid w:val="00D47FAC"/>
    <w:rsid w:val="00D521FC"/>
    <w:rsid w:val="00D529AF"/>
    <w:rsid w:val="00D52E8E"/>
    <w:rsid w:val="00D54947"/>
    <w:rsid w:val="00D561B5"/>
    <w:rsid w:val="00D57DEC"/>
    <w:rsid w:val="00D618DC"/>
    <w:rsid w:val="00D61D37"/>
    <w:rsid w:val="00D62557"/>
    <w:rsid w:val="00D6256F"/>
    <w:rsid w:val="00D62806"/>
    <w:rsid w:val="00D62F90"/>
    <w:rsid w:val="00D633A2"/>
    <w:rsid w:val="00D6340B"/>
    <w:rsid w:val="00D64CE8"/>
    <w:rsid w:val="00D65D20"/>
    <w:rsid w:val="00D668E8"/>
    <w:rsid w:val="00D70325"/>
    <w:rsid w:val="00D70744"/>
    <w:rsid w:val="00D71C48"/>
    <w:rsid w:val="00D77A91"/>
    <w:rsid w:val="00D77AE8"/>
    <w:rsid w:val="00D808CD"/>
    <w:rsid w:val="00D81068"/>
    <w:rsid w:val="00D82FD4"/>
    <w:rsid w:val="00D8387E"/>
    <w:rsid w:val="00D83A99"/>
    <w:rsid w:val="00D840F8"/>
    <w:rsid w:val="00D84CD3"/>
    <w:rsid w:val="00D84CDB"/>
    <w:rsid w:val="00D872DC"/>
    <w:rsid w:val="00D879F9"/>
    <w:rsid w:val="00D91919"/>
    <w:rsid w:val="00D923C8"/>
    <w:rsid w:val="00D9253A"/>
    <w:rsid w:val="00D92689"/>
    <w:rsid w:val="00D936F6"/>
    <w:rsid w:val="00D938AE"/>
    <w:rsid w:val="00D9518B"/>
    <w:rsid w:val="00D9589F"/>
    <w:rsid w:val="00D95AA0"/>
    <w:rsid w:val="00DA0029"/>
    <w:rsid w:val="00DA15CD"/>
    <w:rsid w:val="00DA19DD"/>
    <w:rsid w:val="00DA5795"/>
    <w:rsid w:val="00DB0DD4"/>
    <w:rsid w:val="00DB17FE"/>
    <w:rsid w:val="00DB2C23"/>
    <w:rsid w:val="00DB309D"/>
    <w:rsid w:val="00DB3E46"/>
    <w:rsid w:val="00DB4051"/>
    <w:rsid w:val="00DB4996"/>
    <w:rsid w:val="00DB58BB"/>
    <w:rsid w:val="00DB62F2"/>
    <w:rsid w:val="00DB69A6"/>
    <w:rsid w:val="00DB6A3A"/>
    <w:rsid w:val="00DB6AC5"/>
    <w:rsid w:val="00DB71BD"/>
    <w:rsid w:val="00DC03BC"/>
    <w:rsid w:val="00DC09D0"/>
    <w:rsid w:val="00DC25CC"/>
    <w:rsid w:val="00DC2B18"/>
    <w:rsid w:val="00DC3BB9"/>
    <w:rsid w:val="00DC59CC"/>
    <w:rsid w:val="00DC650B"/>
    <w:rsid w:val="00DD0F70"/>
    <w:rsid w:val="00DD1445"/>
    <w:rsid w:val="00DD1ABD"/>
    <w:rsid w:val="00DD1F1C"/>
    <w:rsid w:val="00DD243A"/>
    <w:rsid w:val="00DD534F"/>
    <w:rsid w:val="00DD68E5"/>
    <w:rsid w:val="00DD6B17"/>
    <w:rsid w:val="00DE0421"/>
    <w:rsid w:val="00DE0DCB"/>
    <w:rsid w:val="00DE24A4"/>
    <w:rsid w:val="00DE2CD1"/>
    <w:rsid w:val="00DE37B7"/>
    <w:rsid w:val="00DE58C6"/>
    <w:rsid w:val="00DE6EF8"/>
    <w:rsid w:val="00DF0987"/>
    <w:rsid w:val="00DF17BA"/>
    <w:rsid w:val="00DF2239"/>
    <w:rsid w:val="00DF2268"/>
    <w:rsid w:val="00DF2696"/>
    <w:rsid w:val="00DF3098"/>
    <w:rsid w:val="00DF32B7"/>
    <w:rsid w:val="00DF3C8A"/>
    <w:rsid w:val="00DF4798"/>
    <w:rsid w:val="00DF5355"/>
    <w:rsid w:val="00DF55F4"/>
    <w:rsid w:val="00DF6DFD"/>
    <w:rsid w:val="00DF7BC0"/>
    <w:rsid w:val="00DF7FCE"/>
    <w:rsid w:val="00E01C7C"/>
    <w:rsid w:val="00E020FC"/>
    <w:rsid w:val="00E023DD"/>
    <w:rsid w:val="00E02F2E"/>
    <w:rsid w:val="00E03893"/>
    <w:rsid w:val="00E03E53"/>
    <w:rsid w:val="00E051D1"/>
    <w:rsid w:val="00E05DEE"/>
    <w:rsid w:val="00E075B8"/>
    <w:rsid w:val="00E11FBC"/>
    <w:rsid w:val="00E1223E"/>
    <w:rsid w:val="00E122B1"/>
    <w:rsid w:val="00E12D26"/>
    <w:rsid w:val="00E16D90"/>
    <w:rsid w:val="00E17C2F"/>
    <w:rsid w:val="00E207EB"/>
    <w:rsid w:val="00E20B34"/>
    <w:rsid w:val="00E21AC4"/>
    <w:rsid w:val="00E22AA7"/>
    <w:rsid w:val="00E2578B"/>
    <w:rsid w:val="00E25941"/>
    <w:rsid w:val="00E26186"/>
    <w:rsid w:val="00E26714"/>
    <w:rsid w:val="00E273B4"/>
    <w:rsid w:val="00E2778A"/>
    <w:rsid w:val="00E30D70"/>
    <w:rsid w:val="00E328D7"/>
    <w:rsid w:val="00E339C6"/>
    <w:rsid w:val="00E35145"/>
    <w:rsid w:val="00E3526F"/>
    <w:rsid w:val="00E3589D"/>
    <w:rsid w:val="00E366F1"/>
    <w:rsid w:val="00E40CCB"/>
    <w:rsid w:val="00E40CCC"/>
    <w:rsid w:val="00E41227"/>
    <w:rsid w:val="00E41278"/>
    <w:rsid w:val="00E42239"/>
    <w:rsid w:val="00E4328E"/>
    <w:rsid w:val="00E44962"/>
    <w:rsid w:val="00E4612A"/>
    <w:rsid w:val="00E501FA"/>
    <w:rsid w:val="00E5063B"/>
    <w:rsid w:val="00E507E9"/>
    <w:rsid w:val="00E52D4C"/>
    <w:rsid w:val="00E538DE"/>
    <w:rsid w:val="00E54BE1"/>
    <w:rsid w:val="00E569BD"/>
    <w:rsid w:val="00E56D01"/>
    <w:rsid w:val="00E56FF5"/>
    <w:rsid w:val="00E57A3B"/>
    <w:rsid w:val="00E60731"/>
    <w:rsid w:val="00E616F9"/>
    <w:rsid w:val="00E61B59"/>
    <w:rsid w:val="00E63B73"/>
    <w:rsid w:val="00E64076"/>
    <w:rsid w:val="00E6416D"/>
    <w:rsid w:val="00E64B42"/>
    <w:rsid w:val="00E660EE"/>
    <w:rsid w:val="00E668C2"/>
    <w:rsid w:val="00E66D68"/>
    <w:rsid w:val="00E66EBE"/>
    <w:rsid w:val="00E70E87"/>
    <w:rsid w:val="00E72BB2"/>
    <w:rsid w:val="00E73EE1"/>
    <w:rsid w:val="00E746B4"/>
    <w:rsid w:val="00E74E58"/>
    <w:rsid w:val="00E7567E"/>
    <w:rsid w:val="00E75BAE"/>
    <w:rsid w:val="00E75C76"/>
    <w:rsid w:val="00E7707B"/>
    <w:rsid w:val="00E815A6"/>
    <w:rsid w:val="00E829EB"/>
    <w:rsid w:val="00E82CE4"/>
    <w:rsid w:val="00E838B8"/>
    <w:rsid w:val="00E84440"/>
    <w:rsid w:val="00E848BD"/>
    <w:rsid w:val="00E85F3B"/>
    <w:rsid w:val="00E869E3"/>
    <w:rsid w:val="00E86A71"/>
    <w:rsid w:val="00E87EDF"/>
    <w:rsid w:val="00E90041"/>
    <w:rsid w:val="00E900B6"/>
    <w:rsid w:val="00E908A6"/>
    <w:rsid w:val="00E914CF"/>
    <w:rsid w:val="00E91C59"/>
    <w:rsid w:val="00E91D2A"/>
    <w:rsid w:val="00E924D5"/>
    <w:rsid w:val="00E9284D"/>
    <w:rsid w:val="00E94614"/>
    <w:rsid w:val="00E95989"/>
    <w:rsid w:val="00E96F76"/>
    <w:rsid w:val="00E97111"/>
    <w:rsid w:val="00EA00D7"/>
    <w:rsid w:val="00EA0286"/>
    <w:rsid w:val="00EA1824"/>
    <w:rsid w:val="00EA3117"/>
    <w:rsid w:val="00EA3D79"/>
    <w:rsid w:val="00EA66E7"/>
    <w:rsid w:val="00EA687B"/>
    <w:rsid w:val="00EA714F"/>
    <w:rsid w:val="00EB102E"/>
    <w:rsid w:val="00EB19B2"/>
    <w:rsid w:val="00EB1ED6"/>
    <w:rsid w:val="00EB2317"/>
    <w:rsid w:val="00EB2C9C"/>
    <w:rsid w:val="00EB376A"/>
    <w:rsid w:val="00EB3E14"/>
    <w:rsid w:val="00EB5442"/>
    <w:rsid w:val="00EB637B"/>
    <w:rsid w:val="00EB7D5C"/>
    <w:rsid w:val="00EC03E3"/>
    <w:rsid w:val="00EC043E"/>
    <w:rsid w:val="00EC0643"/>
    <w:rsid w:val="00EC081E"/>
    <w:rsid w:val="00EC10CC"/>
    <w:rsid w:val="00EC19E5"/>
    <w:rsid w:val="00EC1BB7"/>
    <w:rsid w:val="00EC45B9"/>
    <w:rsid w:val="00EC46ED"/>
    <w:rsid w:val="00EC504C"/>
    <w:rsid w:val="00EC597B"/>
    <w:rsid w:val="00EC5BD3"/>
    <w:rsid w:val="00EC697D"/>
    <w:rsid w:val="00EC721F"/>
    <w:rsid w:val="00ED0F83"/>
    <w:rsid w:val="00ED166F"/>
    <w:rsid w:val="00ED1BCA"/>
    <w:rsid w:val="00ED24E6"/>
    <w:rsid w:val="00ED3F19"/>
    <w:rsid w:val="00ED4E47"/>
    <w:rsid w:val="00ED5DB4"/>
    <w:rsid w:val="00ED6DB1"/>
    <w:rsid w:val="00ED7721"/>
    <w:rsid w:val="00ED7A03"/>
    <w:rsid w:val="00EE0E7D"/>
    <w:rsid w:val="00EE1B9A"/>
    <w:rsid w:val="00EE1D67"/>
    <w:rsid w:val="00EE3D36"/>
    <w:rsid w:val="00EE4608"/>
    <w:rsid w:val="00EE5A72"/>
    <w:rsid w:val="00EE5C09"/>
    <w:rsid w:val="00EF008E"/>
    <w:rsid w:val="00EF2292"/>
    <w:rsid w:val="00EF24A0"/>
    <w:rsid w:val="00EF2D43"/>
    <w:rsid w:val="00EF2E46"/>
    <w:rsid w:val="00EF4955"/>
    <w:rsid w:val="00EF4B3A"/>
    <w:rsid w:val="00EF5026"/>
    <w:rsid w:val="00EF5B3B"/>
    <w:rsid w:val="00EF6AE9"/>
    <w:rsid w:val="00EF705A"/>
    <w:rsid w:val="00EF726E"/>
    <w:rsid w:val="00F0100A"/>
    <w:rsid w:val="00F015A0"/>
    <w:rsid w:val="00F01FE0"/>
    <w:rsid w:val="00F022E1"/>
    <w:rsid w:val="00F0278A"/>
    <w:rsid w:val="00F02E2F"/>
    <w:rsid w:val="00F03DBA"/>
    <w:rsid w:val="00F05548"/>
    <w:rsid w:val="00F0658F"/>
    <w:rsid w:val="00F06FC9"/>
    <w:rsid w:val="00F07475"/>
    <w:rsid w:val="00F1052F"/>
    <w:rsid w:val="00F116EF"/>
    <w:rsid w:val="00F12E6D"/>
    <w:rsid w:val="00F13795"/>
    <w:rsid w:val="00F13A17"/>
    <w:rsid w:val="00F15A47"/>
    <w:rsid w:val="00F167CB"/>
    <w:rsid w:val="00F207E7"/>
    <w:rsid w:val="00F20E1F"/>
    <w:rsid w:val="00F20E90"/>
    <w:rsid w:val="00F21891"/>
    <w:rsid w:val="00F231CD"/>
    <w:rsid w:val="00F2424C"/>
    <w:rsid w:val="00F25F9A"/>
    <w:rsid w:val="00F26BC6"/>
    <w:rsid w:val="00F30072"/>
    <w:rsid w:val="00F30C48"/>
    <w:rsid w:val="00F3289A"/>
    <w:rsid w:val="00F32AFA"/>
    <w:rsid w:val="00F32E4B"/>
    <w:rsid w:val="00F333DE"/>
    <w:rsid w:val="00F350C2"/>
    <w:rsid w:val="00F352F1"/>
    <w:rsid w:val="00F35A17"/>
    <w:rsid w:val="00F35A80"/>
    <w:rsid w:val="00F35B11"/>
    <w:rsid w:val="00F35DAE"/>
    <w:rsid w:val="00F402B5"/>
    <w:rsid w:val="00F40349"/>
    <w:rsid w:val="00F40B3F"/>
    <w:rsid w:val="00F4129C"/>
    <w:rsid w:val="00F43499"/>
    <w:rsid w:val="00F44128"/>
    <w:rsid w:val="00F44E4E"/>
    <w:rsid w:val="00F45AC5"/>
    <w:rsid w:val="00F45FE7"/>
    <w:rsid w:val="00F46C0A"/>
    <w:rsid w:val="00F46C44"/>
    <w:rsid w:val="00F4773C"/>
    <w:rsid w:val="00F47A57"/>
    <w:rsid w:val="00F50769"/>
    <w:rsid w:val="00F5097F"/>
    <w:rsid w:val="00F51688"/>
    <w:rsid w:val="00F51951"/>
    <w:rsid w:val="00F52293"/>
    <w:rsid w:val="00F5420C"/>
    <w:rsid w:val="00F56A94"/>
    <w:rsid w:val="00F612F7"/>
    <w:rsid w:val="00F61D13"/>
    <w:rsid w:val="00F6231A"/>
    <w:rsid w:val="00F65F66"/>
    <w:rsid w:val="00F66134"/>
    <w:rsid w:val="00F661B4"/>
    <w:rsid w:val="00F7170D"/>
    <w:rsid w:val="00F71CF3"/>
    <w:rsid w:val="00F72AA4"/>
    <w:rsid w:val="00F73FF6"/>
    <w:rsid w:val="00F74222"/>
    <w:rsid w:val="00F74A1D"/>
    <w:rsid w:val="00F74E9D"/>
    <w:rsid w:val="00F7556E"/>
    <w:rsid w:val="00F762D9"/>
    <w:rsid w:val="00F76663"/>
    <w:rsid w:val="00F76A97"/>
    <w:rsid w:val="00F77C21"/>
    <w:rsid w:val="00F77CBB"/>
    <w:rsid w:val="00F80061"/>
    <w:rsid w:val="00F8013D"/>
    <w:rsid w:val="00F8296A"/>
    <w:rsid w:val="00F82D62"/>
    <w:rsid w:val="00F82E1E"/>
    <w:rsid w:val="00F8445B"/>
    <w:rsid w:val="00F8456C"/>
    <w:rsid w:val="00F84D1F"/>
    <w:rsid w:val="00F8518C"/>
    <w:rsid w:val="00F85C85"/>
    <w:rsid w:val="00F91BBD"/>
    <w:rsid w:val="00F942DA"/>
    <w:rsid w:val="00F961F1"/>
    <w:rsid w:val="00F97535"/>
    <w:rsid w:val="00F97B5A"/>
    <w:rsid w:val="00FA0571"/>
    <w:rsid w:val="00FA1C41"/>
    <w:rsid w:val="00FA34FA"/>
    <w:rsid w:val="00FA3BB9"/>
    <w:rsid w:val="00FA6C3D"/>
    <w:rsid w:val="00FA76EB"/>
    <w:rsid w:val="00FA7760"/>
    <w:rsid w:val="00FB4079"/>
    <w:rsid w:val="00FB4459"/>
    <w:rsid w:val="00FB55E9"/>
    <w:rsid w:val="00FB5F82"/>
    <w:rsid w:val="00FB64B5"/>
    <w:rsid w:val="00FB6528"/>
    <w:rsid w:val="00FB7085"/>
    <w:rsid w:val="00FC0203"/>
    <w:rsid w:val="00FC06E3"/>
    <w:rsid w:val="00FC07E4"/>
    <w:rsid w:val="00FC1172"/>
    <w:rsid w:val="00FC12EF"/>
    <w:rsid w:val="00FC5D0C"/>
    <w:rsid w:val="00FC5EDB"/>
    <w:rsid w:val="00FC759E"/>
    <w:rsid w:val="00FC76D3"/>
    <w:rsid w:val="00FC7BC1"/>
    <w:rsid w:val="00FD0462"/>
    <w:rsid w:val="00FD0599"/>
    <w:rsid w:val="00FD201B"/>
    <w:rsid w:val="00FD271A"/>
    <w:rsid w:val="00FD2BEE"/>
    <w:rsid w:val="00FD4872"/>
    <w:rsid w:val="00FD57B4"/>
    <w:rsid w:val="00FD5CB3"/>
    <w:rsid w:val="00FD65B5"/>
    <w:rsid w:val="00FD68DE"/>
    <w:rsid w:val="00FE16D0"/>
    <w:rsid w:val="00FE272E"/>
    <w:rsid w:val="00FE2A4A"/>
    <w:rsid w:val="00FE2B03"/>
    <w:rsid w:val="00FE3239"/>
    <w:rsid w:val="00FE3707"/>
    <w:rsid w:val="00FE4B57"/>
    <w:rsid w:val="00FE4EE7"/>
    <w:rsid w:val="00FE62F7"/>
    <w:rsid w:val="00FE7199"/>
    <w:rsid w:val="00FF0211"/>
    <w:rsid w:val="00FF0219"/>
    <w:rsid w:val="00FF0540"/>
    <w:rsid w:val="00FF0A10"/>
    <w:rsid w:val="00FF0B9B"/>
    <w:rsid w:val="00FF2672"/>
    <w:rsid w:val="00FF2735"/>
    <w:rsid w:val="00FF2BB5"/>
    <w:rsid w:val="00FF341D"/>
    <w:rsid w:val="00FF3510"/>
    <w:rsid w:val="00FF5DFF"/>
    <w:rsid w:val="00FF685B"/>
    <w:rsid w:val="00FF7B8F"/>
    <w:rsid w:val="01C95CD7"/>
    <w:rsid w:val="0274AF7E"/>
    <w:rsid w:val="02E2D61E"/>
    <w:rsid w:val="03A23C8F"/>
    <w:rsid w:val="04A1E464"/>
    <w:rsid w:val="04AA8D98"/>
    <w:rsid w:val="0519FEF0"/>
    <w:rsid w:val="07646E1A"/>
    <w:rsid w:val="08C07930"/>
    <w:rsid w:val="0BDD4271"/>
    <w:rsid w:val="0CA35917"/>
    <w:rsid w:val="0E26735B"/>
    <w:rsid w:val="1057ECFB"/>
    <w:rsid w:val="14E6CDC1"/>
    <w:rsid w:val="16D84A41"/>
    <w:rsid w:val="19D660E1"/>
    <w:rsid w:val="1AFD37DC"/>
    <w:rsid w:val="1C06FD60"/>
    <w:rsid w:val="1C2EE875"/>
    <w:rsid w:val="20D46CAE"/>
    <w:rsid w:val="2430B383"/>
    <w:rsid w:val="245A6B7C"/>
    <w:rsid w:val="270D127D"/>
    <w:rsid w:val="285E3CF1"/>
    <w:rsid w:val="2A674BB3"/>
    <w:rsid w:val="2BE8FCF0"/>
    <w:rsid w:val="2D10F825"/>
    <w:rsid w:val="2D407F10"/>
    <w:rsid w:val="3028DC85"/>
    <w:rsid w:val="303E0260"/>
    <w:rsid w:val="312E69D7"/>
    <w:rsid w:val="31E55D81"/>
    <w:rsid w:val="32150AB1"/>
    <w:rsid w:val="3269E55E"/>
    <w:rsid w:val="33D57D2E"/>
    <w:rsid w:val="36A8EF4B"/>
    <w:rsid w:val="3B0763D4"/>
    <w:rsid w:val="3F3E5245"/>
    <w:rsid w:val="4042F765"/>
    <w:rsid w:val="41596D4D"/>
    <w:rsid w:val="41A14802"/>
    <w:rsid w:val="478BA014"/>
    <w:rsid w:val="4A0D5448"/>
    <w:rsid w:val="4A5BE444"/>
    <w:rsid w:val="4B0C1D09"/>
    <w:rsid w:val="4BC7D277"/>
    <w:rsid w:val="4D0DA790"/>
    <w:rsid w:val="4DA05B19"/>
    <w:rsid w:val="50ACEB53"/>
    <w:rsid w:val="5136BA4B"/>
    <w:rsid w:val="51946FD2"/>
    <w:rsid w:val="52D9F3B1"/>
    <w:rsid w:val="5630A5A5"/>
    <w:rsid w:val="583B4B85"/>
    <w:rsid w:val="5D250953"/>
    <w:rsid w:val="608FEED3"/>
    <w:rsid w:val="60F0764A"/>
    <w:rsid w:val="6395D972"/>
    <w:rsid w:val="653A5EDE"/>
    <w:rsid w:val="687C1404"/>
    <w:rsid w:val="6A9B0DDB"/>
    <w:rsid w:val="6B07BBAE"/>
    <w:rsid w:val="6B83F3EE"/>
    <w:rsid w:val="6BF0637D"/>
    <w:rsid w:val="6E431153"/>
    <w:rsid w:val="741ACAF1"/>
    <w:rsid w:val="753F61A4"/>
    <w:rsid w:val="753FFBAA"/>
    <w:rsid w:val="75982A81"/>
    <w:rsid w:val="75E4DE90"/>
    <w:rsid w:val="7673501C"/>
    <w:rsid w:val="7796A73C"/>
    <w:rsid w:val="79A25A87"/>
    <w:rsid w:val="79E4BB32"/>
    <w:rsid w:val="7B776E80"/>
    <w:rsid w:val="7CAEB2B3"/>
    <w:rsid w:val="7EBD2B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42304"/>
  <w15:chartTrackingRefBased/>
  <w15:docId w15:val="{787B6952-B0E0-4375-B924-8FC97CEA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001"/>
    <w:pPr>
      <w:spacing w:line="360" w:lineRule="auto"/>
      <w:jc w:val="both"/>
    </w:pPr>
  </w:style>
  <w:style w:type="paragraph" w:styleId="Heading1">
    <w:name w:val="heading 1"/>
    <w:basedOn w:val="Normal"/>
    <w:next w:val="Normal"/>
    <w:link w:val="Heading1Char"/>
    <w:uiPriority w:val="9"/>
    <w:qFormat/>
    <w:rsid w:val="009A092D"/>
    <w:pPr>
      <w:keepNext/>
      <w:keepLines/>
      <w:numPr>
        <w:numId w:val="4"/>
      </w:numPr>
      <w:spacing w:before="240" w:after="0"/>
      <w:outlineLvl w:val="0"/>
    </w:pPr>
    <w:rPr>
      <w:rFonts w:asciiTheme="majorHAnsi" w:eastAsiaTheme="majorEastAsia" w:hAnsiTheme="majorHAnsi" w:cstheme="majorBidi"/>
      <w:color w:val="0192EB"/>
      <w:sz w:val="32"/>
      <w:szCs w:val="32"/>
    </w:rPr>
  </w:style>
  <w:style w:type="paragraph" w:styleId="Heading2">
    <w:name w:val="heading 2"/>
    <w:basedOn w:val="Normal"/>
    <w:next w:val="Normal"/>
    <w:link w:val="Heading2Char"/>
    <w:uiPriority w:val="9"/>
    <w:unhideWhenUsed/>
    <w:qFormat/>
    <w:rsid w:val="001C1BC4"/>
    <w:pPr>
      <w:keepNext/>
      <w:keepLines/>
      <w:numPr>
        <w:ilvl w:val="1"/>
        <w:numId w:val="4"/>
      </w:numPr>
      <w:spacing w:before="40" w:after="0"/>
      <w:outlineLvl w:val="1"/>
    </w:pPr>
    <w:rPr>
      <w:rFonts w:asciiTheme="majorHAnsi" w:eastAsiaTheme="majorEastAsia" w:hAnsiTheme="majorHAnsi" w:cstheme="majorBidi"/>
      <w:color w:val="0192EB"/>
      <w:sz w:val="26"/>
      <w:szCs w:val="26"/>
    </w:rPr>
  </w:style>
  <w:style w:type="paragraph" w:styleId="Heading3">
    <w:name w:val="heading 3"/>
    <w:basedOn w:val="Normal"/>
    <w:next w:val="Normal"/>
    <w:link w:val="Heading3Char"/>
    <w:uiPriority w:val="9"/>
    <w:unhideWhenUsed/>
    <w:qFormat/>
    <w:rsid w:val="004A4236"/>
    <w:pPr>
      <w:keepNext/>
      <w:keepLines/>
      <w:numPr>
        <w:ilvl w:val="2"/>
        <w:numId w:val="4"/>
      </w:numPr>
      <w:spacing w:before="40" w:after="0"/>
      <w:outlineLvl w:val="2"/>
    </w:pPr>
    <w:rPr>
      <w:rFonts w:asciiTheme="majorHAnsi" w:eastAsiaTheme="majorEastAsia" w:hAnsiTheme="majorHAnsi" w:cstheme="majorBidi"/>
      <w:color w:val="0192EB"/>
      <w:sz w:val="24"/>
      <w:szCs w:val="24"/>
    </w:rPr>
  </w:style>
  <w:style w:type="paragraph" w:styleId="Heading4">
    <w:name w:val="heading 4"/>
    <w:basedOn w:val="Normal"/>
    <w:next w:val="Normal"/>
    <w:link w:val="Heading4Char"/>
    <w:uiPriority w:val="9"/>
    <w:unhideWhenUsed/>
    <w:qFormat/>
    <w:rsid w:val="004A4236"/>
    <w:pPr>
      <w:keepNext/>
      <w:keepLines/>
      <w:numPr>
        <w:ilvl w:val="3"/>
        <w:numId w:val="4"/>
      </w:numPr>
      <w:spacing w:before="40" w:after="0"/>
      <w:outlineLvl w:val="3"/>
    </w:pPr>
    <w:rPr>
      <w:rFonts w:asciiTheme="majorHAnsi" w:eastAsiaTheme="majorEastAsia" w:hAnsiTheme="majorHAnsi" w:cstheme="majorBidi"/>
      <w:i/>
      <w:iCs/>
      <w:color w:val="0192E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92D"/>
    <w:rPr>
      <w:rFonts w:asciiTheme="majorHAnsi" w:eastAsiaTheme="majorEastAsia" w:hAnsiTheme="majorHAnsi" w:cstheme="majorBidi"/>
      <w:color w:val="0192EB"/>
      <w:sz w:val="32"/>
      <w:szCs w:val="32"/>
    </w:rPr>
  </w:style>
  <w:style w:type="paragraph" w:styleId="TOCHeading">
    <w:name w:val="TOC Heading"/>
    <w:basedOn w:val="Heading1"/>
    <w:next w:val="Normal"/>
    <w:uiPriority w:val="39"/>
    <w:unhideWhenUsed/>
    <w:qFormat/>
    <w:rsid w:val="00F13795"/>
    <w:pPr>
      <w:outlineLvl w:val="9"/>
    </w:pPr>
    <w:rPr>
      <w:lang w:val="en-US"/>
    </w:rPr>
  </w:style>
  <w:style w:type="paragraph" w:styleId="Header">
    <w:name w:val="header"/>
    <w:basedOn w:val="Normal"/>
    <w:link w:val="HeaderChar"/>
    <w:uiPriority w:val="99"/>
    <w:unhideWhenUsed/>
    <w:rsid w:val="00F13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795"/>
  </w:style>
  <w:style w:type="paragraph" w:styleId="Footer">
    <w:name w:val="footer"/>
    <w:basedOn w:val="Normal"/>
    <w:link w:val="FooterChar"/>
    <w:uiPriority w:val="99"/>
    <w:unhideWhenUsed/>
    <w:rsid w:val="00F13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795"/>
  </w:style>
  <w:style w:type="character" w:styleId="PlaceholderText">
    <w:name w:val="Placeholder Text"/>
    <w:basedOn w:val="DefaultParagraphFont"/>
    <w:uiPriority w:val="99"/>
    <w:semiHidden/>
    <w:rsid w:val="00F13795"/>
    <w:rPr>
      <w:color w:val="808080"/>
    </w:rPr>
  </w:style>
  <w:style w:type="paragraph" w:styleId="TOC1">
    <w:name w:val="toc 1"/>
    <w:basedOn w:val="Normal"/>
    <w:next w:val="Normal"/>
    <w:autoRedefine/>
    <w:uiPriority w:val="39"/>
    <w:unhideWhenUsed/>
    <w:rsid w:val="00434581"/>
    <w:pPr>
      <w:spacing w:after="100"/>
    </w:pPr>
  </w:style>
  <w:style w:type="character" w:styleId="Hyperlink">
    <w:name w:val="Hyperlink"/>
    <w:basedOn w:val="DefaultParagraphFont"/>
    <w:uiPriority w:val="99"/>
    <w:unhideWhenUsed/>
    <w:rsid w:val="00434581"/>
    <w:rPr>
      <w:color w:val="0563C1" w:themeColor="hyperlink"/>
      <w:u w:val="single"/>
    </w:rPr>
  </w:style>
  <w:style w:type="character" w:customStyle="1" w:styleId="Heading2Char">
    <w:name w:val="Heading 2 Char"/>
    <w:basedOn w:val="DefaultParagraphFont"/>
    <w:link w:val="Heading2"/>
    <w:uiPriority w:val="9"/>
    <w:rsid w:val="001C1BC4"/>
    <w:rPr>
      <w:rFonts w:asciiTheme="majorHAnsi" w:eastAsiaTheme="majorEastAsia" w:hAnsiTheme="majorHAnsi" w:cstheme="majorBidi"/>
      <w:color w:val="0192EB"/>
      <w:sz w:val="26"/>
      <w:szCs w:val="26"/>
    </w:rPr>
  </w:style>
  <w:style w:type="paragraph" w:styleId="ListParagraph">
    <w:name w:val="List Paragraph"/>
    <w:basedOn w:val="Normal"/>
    <w:uiPriority w:val="34"/>
    <w:qFormat/>
    <w:rsid w:val="000C6997"/>
    <w:pPr>
      <w:ind w:left="720"/>
      <w:contextualSpacing/>
    </w:pPr>
  </w:style>
  <w:style w:type="table" w:styleId="TableGrid">
    <w:name w:val="Table Grid"/>
    <w:basedOn w:val="TableNormal"/>
    <w:uiPriority w:val="39"/>
    <w:rsid w:val="00113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30FEA"/>
    <w:pPr>
      <w:spacing w:after="0" w:line="240" w:lineRule="auto"/>
    </w:pPr>
  </w:style>
  <w:style w:type="paragraph" w:styleId="Quote">
    <w:name w:val="Quote"/>
    <w:aliases w:val="Byline"/>
    <w:basedOn w:val="Heading1"/>
    <w:next w:val="Normal"/>
    <w:link w:val="QuoteChar"/>
    <w:uiPriority w:val="29"/>
    <w:qFormat/>
    <w:rsid w:val="00AF2EB0"/>
    <w:pPr>
      <w:spacing w:before="0" w:after="240"/>
    </w:pPr>
    <w:rPr>
      <w:sz w:val="22"/>
    </w:rPr>
  </w:style>
  <w:style w:type="character" w:customStyle="1" w:styleId="QuoteChar">
    <w:name w:val="Quote Char"/>
    <w:aliases w:val="Byline Char"/>
    <w:basedOn w:val="DefaultParagraphFont"/>
    <w:link w:val="Quote"/>
    <w:uiPriority w:val="29"/>
    <w:rsid w:val="00AF2EB0"/>
    <w:rPr>
      <w:rFonts w:asciiTheme="majorHAnsi" w:eastAsiaTheme="majorEastAsia" w:hAnsiTheme="majorHAnsi" w:cstheme="majorBidi"/>
      <w:color w:val="0192EB"/>
      <w:szCs w:val="32"/>
    </w:rPr>
  </w:style>
  <w:style w:type="character" w:customStyle="1" w:styleId="Heading3Char">
    <w:name w:val="Heading 3 Char"/>
    <w:basedOn w:val="DefaultParagraphFont"/>
    <w:link w:val="Heading3"/>
    <w:uiPriority w:val="9"/>
    <w:rsid w:val="004A4236"/>
    <w:rPr>
      <w:rFonts w:asciiTheme="majorHAnsi" w:eastAsiaTheme="majorEastAsia" w:hAnsiTheme="majorHAnsi" w:cstheme="majorBidi"/>
      <w:color w:val="0192EB"/>
      <w:sz w:val="24"/>
      <w:szCs w:val="24"/>
    </w:rPr>
  </w:style>
  <w:style w:type="character" w:customStyle="1" w:styleId="Heading4Char">
    <w:name w:val="Heading 4 Char"/>
    <w:basedOn w:val="DefaultParagraphFont"/>
    <w:link w:val="Heading4"/>
    <w:uiPriority w:val="9"/>
    <w:rsid w:val="004A4236"/>
    <w:rPr>
      <w:rFonts w:asciiTheme="majorHAnsi" w:eastAsiaTheme="majorEastAsia" w:hAnsiTheme="majorHAnsi" w:cstheme="majorBidi"/>
      <w:i/>
      <w:iCs/>
      <w:color w:val="0192EB"/>
    </w:rPr>
  </w:style>
  <w:style w:type="paragraph" w:styleId="TOC2">
    <w:name w:val="toc 2"/>
    <w:basedOn w:val="Normal"/>
    <w:next w:val="Normal"/>
    <w:autoRedefine/>
    <w:uiPriority w:val="39"/>
    <w:unhideWhenUsed/>
    <w:rsid w:val="00C3036D"/>
    <w:pPr>
      <w:spacing w:after="100"/>
      <w:ind w:left="220"/>
    </w:pPr>
  </w:style>
  <w:style w:type="paragraph" w:customStyle="1" w:styleId="PreHeading1">
    <w:name w:val="PreHeading1"/>
    <w:link w:val="PreHeading1Char"/>
    <w:qFormat/>
    <w:rsid w:val="00C3036D"/>
    <w:rPr>
      <w:rFonts w:asciiTheme="majorHAnsi" w:eastAsiaTheme="majorEastAsia" w:hAnsiTheme="majorHAnsi" w:cstheme="majorBidi"/>
      <w:color w:val="0192EB"/>
      <w:sz w:val="32"/>
      <w:szCs w:val="32"/>
    </w:rPr>
  </w:style>
  <w:style w:type="character" w:customStyle="1" w:styleId="PreHeading1Char">
    <w:name w:val="PreHeading1 Char"/>
    <w:basedOn w:val="Heading1Char"/>
    <w:link w:val="PreHeading1"/>
    <w:rsid w:val="00C3036D"/>
    <w:rPr>
      <w:rFonts w:asciiTheme="majorHAnsi" w:eastAsiaTheme="majorEastAsia" w:hAnsiTheme="majorHAnsi" w:cstheme="majorBidi"/>
      <w:color w:val="0192EB"/>
      <w:sz w:val="32"/>
      <w:szCs w:val="32"/>
    </w:rPr>
  </w:style>
  <w:style w:type="paragraph" w:styleId="Caption">
    <w:name w:val="caption"/>
    <w:basedOn w:val="Normal"/>
    <w:next w:val="Normal"/>
    <w:uiPriority w:val="35"/>
    <w:unhideWhenUsed/>
    <w:qFormat/>
    <w:rsid w:val="00C3036D"/>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C3036D"/>
  </w:style>
  <w:style w:type="paragraph" w:styleId="TOC3">
    <w:name w:val="toc 3"/>
    <w:basedOn w:val="Normal"/>
    <w:next w:val="Normal"/>
    <w:autoRedefine/>
    <w:uiPriority w:val="39"/>
    <w:unhideWhenUsed/>
    <w:rsid w:val="00C3036D"/>
    <w:pPr>
      <w:spacing w:after="100"/>
      <w:ind w:left="440"/>
    </w:pPr>
  </w:style>
  <w:style w:type="paragraph" w:styleId="TOC4">
    <w:name w:val="toc 4"/>
    <w:basedOn w:val="Normal"/>
    <w:next w:val="Normal"/>
    <w:autoRedefine/>
    <w:uiPriority w:val="39"/>
    <w:unhideWhenUsed/>
    <w:rsid w:val="00C3036D"/>
    <w:pPr>
      <w:spacing w:after="100" w:line="278" w:lineRule="auto"/>
      <w:ind w:left="720"/>
    </w:pPr>
    <w:rPr>
      <w:rFonts w:eastAsiaTheme="minorEastAsia"/>
      <w:kern w:val="2"/>
      <w:sz w:val="24"/>
      <w:szCs w:val="24"/>
      <w:lang w:eastAsia="en-AU"/>
      <w14:ligatures w14:val="standardContextual"/>
    </w:rPr>
  </w:style>
  <w:style w:type="paragraph" w:styleId="TOC5">
    <w:name w:val="toc 5"/>
    <w:basedOn w:val="Normal"/>
    <w:next w:val="Normal"/>
    <w:autoRedefine/>
    <w:uiPriority w:val="39"/>
    <w:unhideWhenUsed/>
    <w:rsid w:val="00C3036D"/>
    <w:pPr>
      <w:spacing w:after="100" w:line="278" w:lineRule="auto"/>
      <w:ind w:left="960"/>
    </w:pPr>
    <w:rPr>
      <w:rFonts w:eastAsiaTheme="minorEastAsia"/>
      <w:kern w:val="2"/>
      <w:sz w:val="24"/>
      <w:szCs w:val="24"/>
      <w:lang w:eastAsia="en-AU"/>
      <w14:ligatures w14:val="standardContextual"/>
    </w:rPr>
  </w:style>
  <w:style w:type="paragraph" w:styleId="TOC6">
    <w:name w:val="toc 6"/>
    <w:basedOn w:val="Normal"/>
    <w:next w:val="Normal"/>
    <w:autoRedefine/>
    <w:uiPriority w:val="39"/>
    <w:unhideWhenUsed/>
    <w:rsid w:val="00C3036D"/>
    <w:pPr>
      <w:spacing w:after="100" w:line="278" w:lineRule="auto"/>
      <w:ind w:left="1200"/>
    </w:pPr>
    <w:rPr>
      <w:rFonts w:eastAsiaTheme="minorEastAsia"/>
      <w:kern w:val="2"/>
      <w:sz w:val="24"/>
      <w:szCs w:val="24"/>
      <w:lang w:eastAsia="en-AU"/>
      <w14:ligatures w14:val="standardContextual"/>
    </w:rPr>
  </w:style>
  <w:style w:type="paragraph" w:styleId="TOC7">
    <w:name w:val="toc 7"/>
    <w:basedOn w:val="Normal"/>
    <w:next w:val="Normal"/>
    <w:autoRedefine/>
    <w:uiPriority w:val="39"/>
    <w:unhideWhenUsed/>
    <w:rsid w:val="00C3036D"/>
    <w:pPr>
      <w:spacing w:after="100" w:line="278" w:lineRule="auto"/>
      <w:ind w:left="1440"/>
    </w:pPr>
    <w:rPr>
      <w:rFonts w:eastAsiaTheme="minorEastAsia"/>
      <w:kern w:val="2"/>
      <w:sz w:val="24"/>
      <w:szCs w:val="24"/>
      <w:lang w:eastAsia="en-AU"/>
      <w14:ligatures w14:val="standardContextual"/>
    </w:rPr>
  </w:style>
  <w:style w:type="paragraph" w:styleId="TOC8">
    <w:name w:val="toc 8"/>
    <w:basedOn w:val="Normal"/>
    <w:next w:val="Normal"/>
    <w:autoRedefine/>
    <w:uiPriority w:val="39"/>
    <w:unhideWhenUsed/>
    <w:rsid w:val="00C3036D"/>
    <w:pPr>
      <w:spacing w:after="100" w:line="278" w:lineRule="auto"/>
      <w:ind w:left="1680"/>
    </w:pPr>
    <w:rPr>
      <w:rFonts w:eastAsiaTheme="minorEastAsia"/>
      <w:kern w:val="2"/>
      <w:sz w:val="24"/>
      <w:szCs w:val="24"/>
      <w:lang w:eastAsia="en-AU"/>
      <w14:ligatures w14:val="standardContextual"/>
    </w:rPr>
  </w:style>
  <w:style w:type="paragraph" w:styleId="TOC9">
    <w:name w:val="toc 9"/>
    <w:basedOn w:val="Normal"/>
    <w:next w:val="Normal"/>
    <w:autoRedefine/>
    <w:uiPriority w:val="39"/>
    <w:unhideWhenUsed/>
    <w:rsid w:val="00C3036D"/>
    <w:pPr>
      <w:spacing w:after="100" w:line="278" w:lineRule="auto"/>
      <w:ind w:left="1920"/>
    </w:pPr>
    <w:rPr>
      <w:rFonts w:eastAsiaTheme="minorEastAsia"/>
      <w:kern w:val="2"/>
      <w:sz w:val="24"/>
      <w:szCs w:val="24"/>
      <w:lang w:eastAsia="en-AU"/>
      <w14:ligatures w14:val="standardContextual"/>
    </w:rPr>
  </w:style>
  <w:style w:type="character" w:styleId="UnresolvedMention">
    <w:name w:val="Unresolved Mention"/>
    <w:basedOn w:val="DefaultParagraphFont"/>
    <w:uiPriority w:val="99"/>
    <w:semiHidden/>
    <w:unhideWhenUsed/>
    <w:rsid w:val="00C3036D"/>
    <w:rPr>
      <w:color w:val="605E5C"/>
      <w:shd w:val="clear" w:color="auto" w:fill="E1DFDD"/>
    </w:rPr>
  </w:style>
  <w:style w:type="paragraph" w:customStyle="1" w:styleId="EmailSignature">
    <w:name w:val="Email Signature"/>
    <w:link w:val="EmailSignatureChar"/>
    <w:qFormat/>
    <w:rsid w:val="00C3036D"/>
    <w:pPr>
      <w:shd w:val="clear" w:color="auto" w:fill="FFFFFF"/>
      <w:spacing w:after="0" w:line="240" w:lineRule="auto"/>
    </w:pPr>
    <w:rPr>
      <w:b/>
      <w:bCs/>
      <w:color w:val="000000" w:themeColor="text1"/>
    </w:rPr>
  </w:style>
  <w:style w:type="character" w:customStyle="1" w:styleId="EmailSignatureChar">
    <w:name w:val="Email Signature Char"/>
    <w:basedOn w:val="DefaultParagraphFont"/>
    <w:link w:val="EmailSignature"/>
    <w:rsid w:val="00C3036D"/>
    <w:rPr>
      <w:b/>
      <w:bCs/>
      <w:color w:val="000000" w:themeColor="text1"/>
      <w:shd w:val="clear" w:color="auto" w:fill="FFFFFF"/>
    </w:rPr>
  </w:style>
  <w:style w:type="paragraph" w:styleId="TableofFigures">
    <w:name w:val="table of figures"/>
    <w:basedOn w:val="Normal"/>
    <w:next w:val="Normal"/>
    <w:uiPriority w:val="99"/>
    <w:unhideWhenUsed/>
    <w:rsid w:val="00782235"/>
    <w:pPr>
      <w:spacing w:after="0"/>
    </w:pPr>
  </w:style>
  <w:style w:type="paragraph" w:styleId="CommentText">
    <w:name w:val="annotation text"/>
    <w:basedOn w:val="Normal"/>
    <w:link w:val="CommentTextChar"/>
    <w:uiPriority w:val="99"/>
    <w:unhideWhenUsed/>
    <w:rsid w:val="007226C7"/>
    <w:pPr>
      <w:spacing w:line="240" w:lineRule="auto"/>
    </w:pPr>
    <w:rPr>
      <w:sz w:val="20"/>
      <w:szCs w:val="20"/>
    </w:rPr>
  </w:style>
  <w:style w:type="character" w:customStyle="1" w:styleId="CommentTextChar">
    <w:name w:val="Comment Text Char"/>
    <w:basedOn w:val="DefaultParagraphFont"/>
    <w:link w:val="CommentText"/>
    <w:uiPriority w:val="99"/>
    <w:rsid w:val="007226C7"/>
    <w:rPr>
      <w:sz w:val="20"/>
      <w:szCs w:val="20"/>
    </w:rPr>
  </w:style>
  <w:style w:type="character" w:styleId="CommentReference">
    <w:name w:val="annotation reference"/>
    <w:basedOn w:val="DefaultParagraphFont"/>
    <w:uiPriority w:val="99"/>
    <w:semiHidden/>
    <w:unhideWhenUsed/>
    <w:rsid w:val="007226C7"/>
    <w:rPr>
      <w:sz w:val="16"/>
      <w:szCs w:val="16"/>
    </w:rPr>
  </w:style>
  <w:style w:type="paragraph" w:styleId="CommentSubject">
    <w:name w:val="annotation subject"/>
    <w:basedOn w:val="CommentText"/>
    <w:next w:val="CommentText"/>
    <w:link w:val="CommentSubjectChar"/>
    <w:uiPriority w:val="99"/>
    <w:semiHidden/>
    <w:unhideWhenUsed/>
    <w:rsid w:val="006953EC"/>
    <w:rPr>
      <w:b/>
      <w:bCs/>
    </w:rPr>
  </w:style>
  <w:style w:type="character" w:customStyle="1" w:styleId="CommentSubjectChar">
    <w:name w:val="Comment Subject Char"/>
    <w:basedOn w:val="CommentTextChar"/>
    <w:link w:val="CommentSubject"/>
    <w:uiPriority w:val="99"/>
    <w:semiHidden/>
    <w:rsid w:val="006953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1613">
      <w:bodyDiv w:val="1"/>
      <w:marLeft w:val="0"/>
      <w:marRight w:val="0"/>
      <w:marTop w:val="0"/>
      <w:marBottom w:val="0"/>
      <w:divBdr>
        <w:top w:val="none" w:sz="0" w:space="0" w:color="auto"/>
        <w:left w:val="none" w:sz="0" w:space="0" w:color="auto"/>
        <w:bottom w:val="none" w:sz="0" w:space="0" w:color="auto"/>
        <w:right w:val="none" w:sz="0" w:space="0" w:color="auto"/>
      </w:divBdr>
    </w:div>
    <w:div w:id="5208031">
      <w:bodyDiv w:val="1"/>
      <w:marLeft w:val="0"/>
      <w:marRight w:val="0"/>
      <w:marTop w:val="0"/>
      <w:marBottom w:val="0"/>
      <w:divBdr>
        <w:top w:val="none" w:sz="0" w:space="0" w:color="auto"/>
        <w:left w:val="none" w:sz="0" w:space="0" w:color="auto"/>
        <w:bottom w:val="none" w:sz="0" w:space="0" w:color="auto"/>
        <w:right w:val="none" w:sz="0" w:space="0" w:color="auto"/>
      </w:divBdr>
    </w:div>
    <w:div w:id="8678104">
      <w:bodyDiv w:val="1"/>
      <w:marLeft w:val="0"/>
      <w:marRight w:val="0"/>
      <w:marTop w:val="0"/>
      <w:marBottom w:val="0"/>
      <w:divBdr>
        <w:top w:val="none" w:sz="0" w:space="0" w:color="auto"/>
        <w:left w:val="none" w:sz="0" w:space="0" w:color="auto"/>
        <w:bottom w:val="none" w:sz="0" w:space="0" w:color="auto"/>
        <w:right w:val="none" w:sz="0" w:space="0" w:color="auto"/>
      </w:divBdr>
    </w:div>
    <w:div w:id="8993831">
      <w:bodyDiv w:val="1"/>
      <w:marLeft w:val="0"/>
      <w:marRight w:val="0"/>
      <w:marTop w:val="0"/>
      <w:marBottom w:val="0"/>
      <w:divBdr>
        <w:top w:val="none" w:sz="0" w:space="0" w:color="auto"/>
        <w:left w:val="none" w:sz="0" w:space="0" w:color="auto"/>
        <w:bottom w:val="none" w:sz="0" w:space="0" w:color="auto"/>
        <w:right w:val="none" w:sz="0" w:space="0" w:color="auto"/>
      </w:divBdr>
    </w:div>
    <w:div w:id="11227968">
      <w:bodyDiv w:val="1"/>
      <w:marLeft w:val="0"/>
      <w:marRight w:val="0"/>
      <w:marTop w:val="0"/>
      <w:marBottom w:val="0"/>
      <w:divBdr>
        <w:top w:val="none" w:sz="0" w:space="0" w:color="auto"/>
        <w:left w:val="none" w:sz="0" w:space="0" w:color="auto"/>
        <w:bottom w:val="none" w:sz="0" w:space="0" w:color="auto"/>
        <w:right w:val="none" w:sz="0" w:space="0" w:color="auto"/>
      </w:divBdr>
    </w:div>
    <w:div w:id="13651688">
      <w:bodyDiv w:val="1"/>
      <w:marLeft w:val="0"/>
      <w:marRight w:val="0"/>
      <w:marTop w:val="0"/>
      <w:marBottom w:val="0"/>
      <w:divBdr>
        <w:top w:val="none" w:sz="0" w:space="0" w:color="auto"/>
        <w:left w:val="none" w:sz="0" w:space="0" w:color="auto"/>
        <w:bottom w:val="none" w:sz="0" w:space="0" w:color="auto"/>
        <w:right w:val="none" w:sz="0" w:space="0" w:color="auto"/>
      </w:divBdr>
    </w:div>
    <w:div w:id="17509653">
      <w:bodyDiv w:val="1"/>
      <w:marLeft w:val="0"/>
      <w:marRight w:val="0"/>
      <w:marTop w:val="0"/>
      <w:marBottom w:val="0"/>
      <w:divBdr>
        <w:top w:val="none" w:sz="0" w:space="0" w:color="auto"/>
        <w:left w:val="none" w:sz="0" w:space="0" w:color="auto"/>
        <w:bottom w:val="none" w:sz="0" w:space="0" w:color="auto"/>
        <w:right w:val="none" w:sz="0" w:space="0" w:color="auto"/>
      </w:divBdr>
    </w:div>
    <w:div w:id="37290110">
      <w:bodyDiv w:val="1"/>
      <w:marLeft w:val="0"/>
      <w:marRight w:val="0"/>
      <w:marTop w:val="0"/>
      <w:marBottom w:val="0"/>
      <w:divBdr>
        <w:top w:val="none" w:sz="0" w:space="0" w:color="auto"/>
        <w:left w:val="none" w:sz="0" w:space="0" w:color="auto"/>
        <w:bottom w:val="none" w:sz="0" w:space="0" w:color="auto"/>
        <w:right w:val="none" w:sz="0" w:space="0" w:color="auto"/>
      </w:divBdr>
    </w:div>
    <w:div w:id="44255892">
      <w:bodyDiv w:val="1"/>
      <w:marLeft w:val="0"/>
      <w:marRight w:val="0"/>
      <w:marTop w:val="0"/>
      <w:marBottom w:val="0"/>
      <w:divBdr>
        <w:top w:val="none" w:sz="0" w:space="0" w:color="auto"/>
        <w:left w:val="none" w:sz="0" w:space="0" w:color="auto"/>
        <w:bottom w:val="none" w:sz="0" w:space="0" w:color="auto"/>
        <w:right w:val="none" w:sz="0" w:space="0" w:color="auto"/>
      </w:divBdr>
    </w:div>
    <w:div w:id="45956194">
      <w:bodyDiv w:val="1"/>
      <w:marLeft w:val="0"/>
      <w:marRight w:val="0"/>
      <w:marTop w:val="0"/>
      <w:marBottom w:val="0"/>
      <w:divBdr>
        <w:top w:val="none" w:sz="0" w:space="0" w:color="auto"/>
        <w:left w:val="none" w:sz="0" w:space="0" w:color="auto"/>
        <w:bottom w:val="none" w:sz="0" w:space="0" w:color="auto"/>
        <w:right w:val="none" w:sz="0" w:space="0" w:color="auto"/>
      </w:divBdr>
    </w:div>
    <w:div w:id="48388098">
      <w:bodyDiv w:val="1"/>
      <w:marLeft w:val="0"/>
      <w:marRight w:val="0"/>
      <w:marTop w:val="0"/>
      <w:marBottom w:val="0"/>
      <w:divBdr>
        <w:top w:val="none" w:sz="0" w:space="0" w:color="auto"/>
        <w:left w:val="none" w:sz="0" w:space="0" w:color="auto"/>
        <w:bottom w:val="none" w:sz="0" w:space="0" w:color="auto"/>
        <w:right w:val="none" w:sz="0" w:space="0" w:color="auto"/>
      </w:divBdr>
    </w:div>
    <w:div w:id="58141352">
      <w:bodyDiv w:val="1"/>
      <w:marLeft w:val="0"/>
      <w:marRight w:val="0"/>
      <w:marTop w:val="0"/>
      <w:marBottom w:val="0"/>
      <w:divBdr>
        <w:top w:val="none" w:sz="0" w:space="0" w:color="auto"/>
        <w:left w:val="none" w:sz="0" w:space="0" w:color="auto"/>
        <w:bottom w:val="none" w:sz="0" w:space="0" w:color="auto"/>
        <w:right w:val="none" w:sz="0" w:space="0" w:color="auto"/>
      </w:divBdr>
    </w:div>
    <w:div w:id="58481381">
      <w:bodyDiv w:val="1"/>
      <w:marLeft w:val="0"/>
      <w:marRight w:val="0"/>
      <w:marTop w:val="0"/>
      <w:marBottom w:val="0"/>
      <w:divBdr>
        <w:top w:val="none" w:sz="0" w:space="0" w:color="auto"/>
        <w:left w:val="none" w:sz="0" w:space="0" w:color="auto"/>
        <w:bottom w:val="none" w:sz="0" w:space="0" w:color="auto"/>
        <w:right w:val="none" w:sz="0" w:space="0" w:color="auto"/>
      </w:divBdr>
    </w:div>
    <w:div w:id="59520500">
      <w:bodyDiv w:val="1"/>
      <w:marLeft w:val="0"/>
      <w:marRight w:val="0"/>
      <w:marTop w:val="0"/>
      <w:marBottom w:val="0"/>
      <w:divBdr>
        <w:top w:val="none" w:sz="0" w:space="0" w:color="auto"/>
        <w:left w:val="none" w:sz="0" w:space="0" w:color="auto"/>
        <w:bottom w:val="none" w:sz="0" w:space="0" w:color="auto"/>
        <w:right w:val="none" w:sz="0" w:space="0" w:color="auto"/>
      </w:divBdr>
    </w:div>
    <w:div w:id="61220246">
      <w:bodyDiv w:val="1"/>
      <w:marLeft w:val="0"/>
      <w:marRight w:val="0"/>
      <w:marTop w:val="0"/>
      <w:marBottom w:val="0"/>
      <w:divBdr>
        <w:top w:val="none" w:sz="0" w:space="0" w:color="auto"/>
        <w:left w:val="none" w:sz="0" w:space="0" w:color="auto"/>
        <w:bottom w:val="none" w:sz="0" w:space="0" w:color="auto"/>
        <w:right w:val="none" w:sz="0" w:space="0" w:color="auto"/>
      </w:divBdr>
    </w:div>
    <w:div w:id="63990500">
      <w:bodyDiv w:val="1"/>
      <w:marLeft w:val="0"/>
      <w:marRight w:val="0"/>
      <w:marTop w:val="0"/>
      <w:marBottom w:val="0"/>
      <w:divBdr>
        <w:top w:val="none" w:sz="0" w:space="0" w:color="auto"/>
        <w:left w:val="none" w:sz="0" w:space="0" w:color="auto"/>
        <w:bottom w:val="none" w:sz="0" w:space="0" w:color="auto"/>
        <w:right w:val="none" w:sz="0" w:space="0" w:color="auto"/>
      </w:divBdr>
    </w:div>
    <w:div w:id="68962677">
      <w:bodyDiv w:val="1"/>
      <w:marLeft w:val="0"/>
      <w:marRight w:val="0"/>
      <w:marTop w:val="0"/>
      <w:marBottom w:val="0"/>
      <w:divBdr>
        <w:top w:val="none" w:sz="0" w:space="0" w:color="auto"/>
        <w:left w:val="none" w:sz="0" w:space="0" w:color="auto"/>
        <w:bottom w:val="none" w:sz="0" w:space="0" w:color="auto"/>
        <w:right w:val="none" w:sz="0" w:space="0" w:color="auto"/>
      </w:divBdr>
    </w:div>
    <w:div w:id="74522882">
      <w:bodyDiv w:val="1"/>
      <w:marLeft w:val="0"/>
      <w:marRight w:val="0"/>
      <w:marTop w:val="0"/>
      <w:marBottom w:val="0"/>
      <w:divBdr>
        <w:top w:val="none" w:sz="0" w:space="0" w:color="auto"/>
        <w:left w:val="none" w:sz="0" w:space="0" w:color="auto"/>
        <w:bottom w:val="none" w:sz="0" w:space="0" w:color="auto"/>
        <w:right w:val="none" w:sz="0" w:space="0" w:color="auto"/>
      </w:divBdr>
    </w:div>
    <w:div w:id="85347933">
      <w:bodyDiv w:val="1"/>
      <w:marLeft w:val="0"/>
      <w:marRight w:val="0"/>
      <w:marTop w:val="0"/>
      <w:marBottom w:val="0"/>
      <w:divBdr>
        <w:top w:val="none" w:sz="0" w:space="0" w:color="auto"/>
        <w:left w:val="none" w:sz="0" w:space="0" w:color="auto"/>
        <w:bottom w:val="none" w:sz="0" w:space="0" w:color="auto"/>
        <w:right w:val="none" w:sz="0" w:space="0" w:color="auto"/>
      </w:divBdr>
    </w:div>
    <w:div w:id="90974583">
      <w:bodyDiv w:val="1"/>
      <w:marLeft w:val="0"/>
      <w:marRight w:val="0"/>
      <w:marTop w:val="0"/>
      <w:marBottom w:val="0"/>
      <w:divBdr>
        <w:top w:val="none" w:sz="0" w:space="0" w:color="auto"/>
        <w:left w:val="none" w:sz="0" w:space="0" w:color="auto"/>
        <w:bottom w:val="none" w:sz="0" w:space="0" w:color="auto"/>
        <w:right w:val="none" w:sz="0" w:space="0" w:color="auto"/>
      </w:divBdr>
    </w:div>
    <w:div w:id="91124569">
      <w:bodyDiv w:val="1"/>
      <w:marLeft w:val="0"/>
      <w:marRight w:val="0"/>
      <w:marTop w:val="0"/>
      <w:marBottom w:val="0"/>
      <w:divBdr>
        <w:top w:val="none" w:sz="0" w:space="0" w:color="auto"/>
        <w:left w:val="none" w:sz="0" w:space="0" w:color="auto"/>
        <w:bottom w:val="none" w:sz="0" w:space="0" w:color="auto"/>
        <w:right w:val="none" w:sz="0" w:space="0" w:color="auto"/>
      </w:divBdr>
    </w:div>
    <w:div w:id="93599992">
      <w:bodyDiv w:val="1"/>
      <w:marLeft w:val="0"/>
      <w:marRight w:val="0"/>
      <w:marTop w:val="0"/>
      <w:marBottom w:val="0"/>
      <w:divBdr>
        <w:top w:val="none" w:sz="0" w:space="0" w:color="auto"/>
        <w:left w:val="none" w:sz="0" w:space="0" w:color="auto"/>
        <w:bottom w:val="none" w:sz="0" w:space="0" w:color="auto"/>
        <w:right w:val="none" w:sz="0" w:space="0" w:color="auto"/>
      </w:divBdr>
    </w:div>
    <w:div w:id="119692863">
      <w:bodyDiv w:val="1"/>
      <w:marLeft w:val="0"/>
      <w:marRight w:val="0"/>
      <w:marTop w:val="0"/>
      <w:marBottom w:val="0"/>
      <w:divBdr>
        <w:top w:val="none" w:sz="0" w:space="0" w:color="auto"/>
        <w:left w:val="none" w:sz="0" w:space="0" w:color="auto"/>
        <w:bottom w:val="none" w:sz="0" w:space="0" w:color="auto"/>
        <w:right w:val="none" w:sz="0" w:space="0" w:color="auto"/>
      </w:divBdr>
    </w:div>
    <w:div w:id="122624603">
      <w:bodyDiv w:val="1"/>
      <w:marLeft w:val="0"/>
      <w:marRight w:val="0"/>
      <w:marTop w:val="0"/>
      <w:marBottom w:val="0"/>
      <w:divBdr>
        <w:top w:val="none" w:sz="0" w:space="0" w:color="auto"/>
        <w:left w:val="none" w:sz="0" w:space="0" w:color="auto"/>
        <w:bottom w:val="none" w:sz="0" w:space="0" w:color="auto"/>
        <w:right w:val="none" w:sz="0" w:space="0" w:color="auto"/>
      </w:divBdr>
    </w:div>
    <w:div w:id="128910494">
      <w:bodyDiv w:val="1"/>
      <w:marLeft w:val="0"/>
      <w:marRight w:val="0"/>
      <w:marTop w:val="0"/>
      <w:marBottom w:val="0"/>
      <w:divBdr>
        <w:top w:val="none" w:sz="0" w:space="0" w:color="auto"/>
        <w:left w:val="none" w:sz="0" w:space="0" w:color="auto"/>
        <w:bottom w:val="none" w:sz="0" w:space="0" w:color="auto"/>
        <w:right w:val="none" w:sz="0" w:space="0" w:color="auto"/>
      </w:divBdr>
    </w:div>
    <w:div w:id="129516717">
      <w:bodyDiv w:val="1"/>
      <w:marLeft w:val="0"/>
      <w:marRight w:val="0"/>
      <w:marTop w:val="0"/>
      <w:marBottom w:val="0"/>
      <w:divBdr>
        <w:top w:val="none" w:sz="0" w:space="0" w:color="auto"/>
        <w:left w:val="none" w:sz="0" w:space="0" w:color="auto"/>
        <w:bottom w:val="none" w:sz="0" w:space="0" w:color="auto"/>
        <w:right w:val="none" w:sz="0" w:space="0" w:color="auto"/>
      </w:divBdr>
    </w:div>
    <w:div w:id="132796932">
      <w:bodyDiv w:val="1"/>
      <w:marLeft w:val="0"/>
      <w:marRight w:val="0"/>
      <w:marTop w:val="0"/>
      <w:marBottom w:val="0"/>
      <w:divBdr>
        <w:top w:val="none" w:sz="0" w:space="0" w:color="auto"/>
        <w:left w:val="none" w:sz="0" w:space="0" w:color="auto"/>
        <w:bottom w:val="none" w:sz="0" w:space="0" w:color="auto"/>
        <w:right w:val="none" w:sz="0" w:space="0" w:color="auto"/>
      </w:divBdr>
    </w:div>
    <w:div w:id="146560174">
      <w:bodyDiv w:val="1"/>
      <w:marLeft w:val="0"/>
      <w:marRight w:val="0"/>
      <w:marTop w:val="0"/>
      <w:marBottom w:val="0"/>
      <w:divBdr>
        <w:top w:val="none" w:sz="0" w:space="0" w:color="auto"/>
        <w:left w:val="none" w:sz="0" w:space="0" w:color="auto"/>
        <w:bottom w:val="none" w:sz="0" w:space="0" w:color="auto"/>
        <w:right w:val="none" w:sz="0" w:space="0" w:color="auto"/>
      </w:divBdr>
    </w:div>
    <w:div w:id="146823788">
      <w:bodyDiv w:val="1"/>
      <w:marLeft w:val="0"/>
      <w:marRight w:val="0"/>
      <w:marTop w:val="0"/>
      <w:marBottom w:val="0"/>
      <w:divBdr>
        <w:top w:val="none" w:sz="0" w:space="0" w:color="auto"/>
        <w:left w:val="none" w:sz="0" w:space="0" w:color="auto"/>
        <w:bottom w:val="none" w:sz="0" w:space="0" w:color="auto"/>
        <w:right w:val="none" w:sz="0" w:space="0" w:color="auto"/>
      </w:divBdr>
    </w:div>
    <w:div w:id="158352465">
      <w:bodyDiv w:val="1"/>
      <w:marLeft w:val="0"/>
      <w:marRight w:val="0"/>
      <w:marTop w:val="0"/>
      <w:marBottom w:val="0"/>
      <w:divBdr>
        <w:top w:val="none" w:sz="0" w:space="0" w:color="auto"/>
        <w:left w:val="none" w:sz="0" w:space="0" w:color="auto"/>
        <w:bottom w:val="none" w:sz="0" w:space="0" w:color="auto"/>
        <w:right w:val="none" w:sz="0" w:space="0" w:color="auto"/>
      </w:divBdr>
    </w:div>
    <w:div w:id="161746291">
      <w:bodyDiv w:val="1"/>
      <w:marLeft w:val="0"/>
      <w:marRight w:val="0"/>
      <w:marTop w:val="0"/>
      <w:marBottom w:val="0"/>
      <w:divBdr>
        <w:top w:val="none" w:sz="0" w:space="0" w:color="auto"/>
        <w:left w:val="none" w:sz="0" w:space="0" w:color="auto"/>
        <w:bottom w:val="none" w:sz="0" w:space="0" w:color="auto"/>
        <w:right w:val="none" w:sz="0" w:space="0" w:color="auto"/>
      </w:divBdr>
    </w:div>
    <w:div w:id="165631427">
      <w:bodyDiv w:val="1"/>
      <w:marLeft w:val="0"/>
      <w:marRight w:val="0"/>
      <w:marTop w:val="0"/>
      <w:marBottom w:val="0"/>
      <w:divBdr>
        <w:top w:val="none" w:sz="0" w:space="0" w:color="auto"/>
        <w:left w:val="none" w:sz="0" w:space="0" w:color="auto"/>
        <w:bottom w:val="none" w:sz="0" w:space="0" w:color="auto"/>
        <w:right w:val="none" w:sz="0" w:space="0" w:color="auto"/>
      </w:divBdr>
    </w:div>
    <w:div w:id="167715806">
      <w:bodyDiv w:val="1"/>
      <w:marLeft w:val="0"/>
      <w:marRight w:val="0"/>
      <w:marTop w:val="0"/>
      <w:marBottom w:val="0"/>
      <w:divBdr>
        <w:top w:val="none" w:sz="0" w:space="0" w:color="auto"/>
        <w:left w:val="none" w:sz="0" w:space="0" w:color="auto"/>
        <w:bottom w:val="none" w:sz="0" w:space="0" w:color="auto"/>
        <w:right w:val="none" w:sz="0" w:space="0" w:color="auto"/>
      </w:divBdr>
    </w:div>
    <w:div w:id="175772371">
      <w:bodyDiv w:val="1"/>
      <w:marLeft w:val="0"/>
      <w:marRight w:val="0"/>
      <w:marTop w:val="0"/>
      <w:marBottom w:val="0"/>
      <w:divBdr>
        <w:top w:val="none" w:sz="0" w:space="0" w:color="auto"/>
        <w:left w:val="none" w:sz="0" w:space="0" w:color="auto"/>
        <w:bottom w:val="none" w:sz="0" w:space="0" w:color="auto"/>
        <w:right w:val="none" w:sz="0" w:space="0" w:color="auto"/>
      </w:divBdr>
    </w:div>
    <w:div w:id="179903557">
      <w:bodyDiv w:val="1"/>
      <w:marLeft w:val="0"/>
      <w:marRight w:val="0"/>
      <w:marTop w:val="0"/>
      <w:marBottom w:val="0"/>
      <w:divBdr>
        <w:top w:val="none" w:sz="0" w:space="0" w:color="auto"/>
        <w:left w:val="none" w:sz="0" w:space="0" w:color="auto"/>
        <w:bottom w:val="none" w:sz="0" w:space="0" w:color="auto"/>
        <w:right w:val="none" w:sz="0" w:space="0" w:color="auto"/>
      </w:divBdr>
    </w:div>
    <w:div w:id="212280603">
      <w:bodyDiv w:val="1"/>
      <w:marLeft w:val="0"/>
      <w:marRight w:val="0"/>
      <w:marTop w:val="0"/>
      <w:marBottom w:val="0"/>
      <w:divBdr>
        <w:top w:val="none" w:sz="0" w:space="0" w:color="auto"/>
        <w:left w:val="none" w:sz="0" w:space="0" w:color="auto"/>
        <w:bottom w:val="none" w:sz="0" w:space="0" w:color="auto"/>
        <w:right w:val="none" w:sz="0" w:space="0" w:color="auto"/>
      </w:divBdr>
    </w:div>
    <w:div w:id="265383955">
      <w:bodyDiv w:val="1"/>
      <w:marLeft w:val="0"/>
      <w:marRight w:val="0"/>
      <w:marTop w:val="0"/>
      <w:marBottom w:val="0"/>
      <w:divBdr>
        <w:top w:val="none" w:sz="0" w:space="0" w:color="auto"/>
        <w:left w:val="none" w:sz="0" w:space="0" w:color="auto"/>
        <w:bottom w:val="none" w:sz="0" w:space="0" w:color="auto"/>
        <w:right w:val="none" w:sz="0" w:space="0" w:color="auto"/>
      </w:divBdr>
    </w:div>
    <w:div w:id="266817471">
      <w:bodyDiv w:val="1"/>
      <w:marLeft w:val="0"/>
      <w:marRight w:val="0"/>
      <w:marTop w:val="0"/>
      <w:marBottom w:val="0"/>
      <w:divBdr>
        <w:top w:val="none" w:sz="0" w:space="0" w:color="auto"/>
        <w:left w:val="none" w:sz="0" w:space="0" w:color="auto"/>
        <w:bottom w:val="none" w:sz="0" w:space="0" w:color="auto"/>
        <w:right w:val="none" w:sz="0" w:space="0" w:color="auto"/>
      </w:divBdr>
    </w:div>
    <w:div w:id="290794578">
      <w:bodyDiv w:val="1"/>
      <w:marLeft w:val="0"/>
      <w:marRight w:val="0"/>
      <w:marTop w:val="0"/>
      <w:marBottom w:val="0"/>
      <w:divBdr>
        <w:top w:val="none" w:sz="0" w:space="0" w:color="auto"/>
        <w:left w:val="none" w:sz="0" w:space="0" w:color="auto"/>
        <w:bottom w:val="none" w:sz="0" w:space="0" w:color="auto"/>
        <w:right w:val="none" w:sz="0" w:space="0" w:color="auto"/>
      </w:divBdr>
    </w:div>
    <w:div w:id="295532845">
      <w:bodyDiv w:val="1"/>
      <w:marLeft w:val="0"/>
      <w:marRight w:val="0"/>
      <w:marTop w:val="0"/>
      <w:marBottom w:val="0"/>
      <w:divBdr>
        <w:top w:val="none" w:sz="0" w:space="0" w:color="auto"/>
        <w:left w:val="none" w:sz="0" w:space="0" w:color="auto"/>
        <w:bottom w:val="none" w:sz="0" w:space="0" w:color="auto"/>
        <w:right w:val="none" w:sz="0" w:space="0" w:color="auto"/>
      </w:divBdr>
    </w:div>
    <w:div w:id="297613599">
      <w:bodyDiv w:val="1"/>
      <w:marLeft w:val="0"/>
      <w:marRight w:val="0"/>
      <w:marTop w:val="0"/>
      <w:marBottom w:val="0"/>
      <w:divBdr>
        <w:top w:val="none" w:sz="0" w:space="0" w:color="auto"/>
        <w:left w:val="none" w:sz="0" w:space="0" w:color="auto"/>
        <w:bottom w:val="none" w:sz="0" w:space="0" w:color="auto"/>
        <w:right w:val="none" w:sz="0" w:space="0" w:color="auto"/>
      </w:divBdr>
    </w:div>
    <w:div w:id="331374160">
      <w:bodyDiv w:val="1"/>
      <w:marLeft w:val="0"/>
      <w:marRight w:val="0"/>
      <w:marTop w:val="0"/>
      <w:marBottom w:val="0"/>
      <w:divBdr>
        <w:top w:val="none" w:sz="0" w:space="0" w:color="auto"/>
        <w:left w:val="none" w:sz="0" w:space="0" w:color="auto"/>
        <w:bottom w:val="none" w:sz="0" w:space="0" w:color="auto"/>
        <w:right w:val="none" w:sz="0" w:space="0" w:color="auto"/>
      </w:divBdr>
    </w:div>
    <w:div w:id="341132615">
      <w:bodyDiv w:val="1"/>
      <w:marLeft w:val="0"/>
      <w:marRight w:val="0"/>
      <w:marTop w:val="0"/>
      <w:marBottom w:val="0"/>
      <w:divBdr>
        <w:top w:val="none" w:sz="0" w:space="0" w:color="auto"/>
        <w:left w:val="none" w:sz="0" w:space="0" w:color="auto"/>
        <w:bottom w:val="none" w:sz="0" w:space="0" w:color="auto"/>
        <w:right w:val="none" w:sz="0" w:space="0" w:color="auto"/>
      </w:divBdr>
    </w:div>
    <w:div w:id="348485769">
      <w:bodyDiv w:val="1"/>
      <w:marLeft w:val="0"/>
      <w:marRight w:val="0"/>
      <w:marTop w:val="0"/>
      <w:marBottom w:val="0"/>
      <w:divBdr>
        <w:top w:val="none" w:sz="0" w:space="0" w:color="auto"/>
        <w:left w:val="none" w:sz="0" w:space="0" w:color="auto"/>
        <w:bottom w:val="none" w:sz="0" w:space="0" w:color="auto"/>
        <w:right w:val="none" w:sz="0" w:space="0" w:color="auto"/>
      </w:divBdr>
    </w:div>
    <w:div w:id="355469172">
      <w:bodyDiv w:val="1"/>
      <w:marLeft w:val="0"/>
      <w:marRight w:val="0"/>
      <w:marTop w:val="0"/>
      <w:marBottom w:val="0"/>
      <w:divBdr>
        <w:top w:val="none" w:sz="0" w:space="0" w:color="auto"/>
        <w:left w:val="none" w:sz="0" w:space="0" w:color="auto"/>
        <w:bottom w:val="none" w:sz="0" w:space="0" w:color="auto"/>
        <w:right w:val="none" w:sz="0" w:space="0" w:color="auto"/>
      </w:divBdr>
    </w:div>
    <w:div w:id="367265453">
      <w:bodyDiv w:val="1"/>
      <w:marLeft w:val="0"/>
      <w:marRight w:val="0"/>
      <w:marTop w:val="0"/>
      <w:marBottom w:val="0"/>
      <w:divBdr>
        <w:top w:val="none" w:sz="0" w:space="0" w:color="auto"/>
        <w:left w:val="none" w:sz="0" w:space="0" w:color="auto"/>
        <w:bottom w:val="none" w:sz="0" w:space="0" w:color="auto"/>
        <w:right w:val="none" w:sz="0" w:space="0" w:color="auto"/>
      </w:divBdr>
    </w:div>
    <w:div w:id="374431283">
      <w:bodyDiv w:val="1"/>
      <w:marLeft w:val="0"/>
      <w:marRight w:val="0"/>
      <w:marTop w:val="0"/>
      <w:marBottom w:val="0"/>
      <w:divBdr>
        <w:top w:val="none" w:sz="0" w:space="0" w:color="auto"/>
        <w:left w:val="none" w:sz="0" w:space="0" w:color="auto"/>
        <w:bottom w:val="none" w:sz="0" w:space="0" w:color="auto"/>
        <w:right w:val="none" w:sz="0" w:space="0" w:color="auto"/>
      </w:divBdr>
    </w:div>
    <w:div w:id="376586036">
      <w:bodyDiv w:val="1"/>
      <w:marLeft w:val="0"/>
      <w:marRight w:val="0"/>
      <w:marTop w:val="0"/>
      <w:marBottom w:val="0"/>
      <w:divBdr>
        <w:top w:val="none" w:sz="0" w:space="0" w:color="auto"/>
        <w:left w:val="none" w:sz="0" w:space="0" w:color="auto"/>
        <w:bottom w:val="none" w:sz="0" w:space="0" w:color="auto"/>
        <w:right w:val="none" w:sz="0" w:space="0" w:color="auto"/>
      </w:divBdr>
    </w:div>
    <w:div w:id="383601843">
      <w:bodyDiv w:val="1"/>
      <w:marLeft w:val="0"/>
      <w:marRight w:val="0"/>
      <w:marTop w:val="0"/>
      <w:marBottom w:val="0"/>
      <w:divBdr>
        <w:top w:val="none" w:sz="0" w:space="0" w:color="auto"/>
        <w:left w:val="none" w:sz="0" w:space="0" w:color="auto"/>
        <w:bottom w:val="none" w:sz="0" w:space="0" w:color="auto"/>
        <w:right w:val="none" w:sz="0" w:space="0" w:color="auto"/>
      </w:divBdr>
    </w:div>
    <w:div w:id="394011105">
      <w:bodyDiv w:val="1"/>
      <w:marLeft w:val="0"/>
      <w:marRight w:val="0"/>
      <w:marTop w:val="0"/>
      <w:marBottom w:val="0"/>
      <w:divBdr>
        <w:top w:val="none" w:sz="0" w:space="0" w:color="auto"/>
        <w:left w:val="none" w:sz="0" w:space="0" w:color="auto"/>
        <w:bottom w:val="none" w:sz="0" w:space="0" w:color="auto"/>
        <w:right w:val="none" w:sz="0" w:space="0" w:color="auto"/>
      </w:divBdr>
    </w:div>
    <w:div w:id="402989056">
      <w:bodyDiv w:val="1"/>
      <w:marLeft w:val="0"/>
      <w:marRight w:val="0"/>
      <w:marTop w:val="0"/>
      <w:marBottom w:val="0"/>
      <w:divBdr>
        <w:top w:val="none" w:sz="0" w:space="0" w:color="auto"/>
        <w:left w:val="none" w:sz="0" w:space="0" w:color="auto"/>
        <w:bottom w:val="none" w:sz="0" w:space="0" w:color="auto"/>
        <w:right w:val="none" w:sz="0" w:space="0" w:color="auto"/>
      </w:divBdr>
    </w:div>
    <w:div w:id="410321664">
      <w:bodyDiv w:val="1"/>
      <w:marLeft w:val="0"/>
      <w:marRight w:val="0"/>
      <w:marTop w:val="0"/>
      <w:marBottom w:val="0"/>
      <w:divBdr>
        <w:top w:val="none" w:sz="0" w:space="0" w:color="auto"/>
        <w:left w:val="none" w:sz="0" w:space="0" w:color="auto"/>
        <w:bottom w:val="none" w:sz="0" w:space="0" w:color="auto"/>
        <w:right w:val="none" w:sz="0" w:space="0" w:color="auto"/>
      </w:divBdr>
    </w:div>
    <w:div w:id="437020791">
      <w:bodyDiv w:val="1"/>
      <w:marLeft w:val="0"/>
      <w:marRight w:val="0"/>
      <w:marTop w:val="0"/>
      <w:marBottom w:val="0"/>
      <w:divBdr>
        <w:top w:val="none" w:sz="0" w:space="0" w:color="auto"/>
        <w:left w:val="none" w:sz="0" w:space="0" w:color="auto"/>
        <w:bottom w:val="none" w:sz="0" w:space="0" w:color="auto"/>
        <w:right w:val="none" w:sz="0" w:space="0" w:color="auto"/>
      </w:divBdr>
    </w:div>
    <w:div w:id="451873297">
      <w:bodyDiv w:val="1"/>
      <w:marLeft w:val="0"/>
      <w:marRight w:val="0"/>
      <w:marTop w:val="0"/>
      <w:marBottom w:val="0"/>
      <w:divBdr>
        <w:top w:val="none" w:sz="0" w:space="0" w:color="auto"/>
        <w:left w:val="none" w:sz="0" w:space="0" w:color="auto"/>
        <w:bottom w:val="none" w:sz="0" w:space="0" w:color="auto"/>
        <w:right w:val="none" w:sz="0" w:space="0" w:color="auto"/>
      </w:divBdr>
    </w:div>
    <w:div w:id="454638855">
      <w:bodyDiv w:val="1"/>
      <w:marLeft w:val="0"/>
      <w:marRight w:val="0"/>
      <w:marTop w:val="0"/>
      <w:marBottom w:val="0"/>
      <w:divBdr>
        <w:top w:val="none" w:sz="0" w:space="0" w:color="auto"/>
        <w:left w:val="none" w:sz="0" w:space="0" w:color="auto"/>
        <w:bottom w:val="none" w:sz="0" w:space="0" w:color="auto"/>
        <w:right w:val="none" w:sz="0" w:space="0" w:color="auto"/>
      </w:divBdr>
    </w:div>
    <w:div w:id="462504396">
      <w:bodyDiv w:val="1"/>
      <w:marLeft w:val="0"/>
      <w:marRight w:val="0"/>
      <w:marTop w:val="0"/>
      <w:marBottom w:val="0"/>
      <w:divBdr>
        <w:top w:val="none" w:sz="0" w:space="0" w:color="auto"/>
        <w:left w:val="none" w:sz="0" w:space="0" w:color="auto"/>
        <w:bottom w:val="none" w:sz="0" w:space="0" w:color="auto"/>
        <w:right w:val="none" w:sz="0" w:space="0" w:color="auto"/>
      </w:divBdr>
    </w:div>
    <w:div w:id="463810098">
      <w:bodyDiv w:val="1"/>
      <w:marLeft w:val="0"/>
      <w:marRight w:val="0"/>
      <w:marTop w:val="0"/>
      <w:marBottom w:val="0"/>
      <w:divBdr>
        <w:top w:val="none" w:sz="0" w:space="0" w:color="auto"/>
        <w:left w:val="none" w:sz="0" w:space="0" w:color="auto"/>
        <w:bottom w:val="none" w:sz="0" w:space="0" w:color="auto"/>
        <w:right w:val="none" w:sz="0" w:space="0" w:color="auto"/>
      </w:divBdr>
    </w:div>
    <w:div w:id="464009678">
      <w:bodyDiv w:val="1"/>
      <w:marLeft w:val="0"/>
      <w:marRight w:val="0"/>
      <w:marTop w:val="0"/>
      <w:marBottom w:val="0"/>
      <w:divBdr>
        <w:top w:val="none" w:sz="0" w:space="0" w:color="auto"/>
        <w:left w:val="none" w:sz="0" w:space="0" w:color="auto"/>
        <w:bottom w:val="none" w:sz="0" w:space="0" w:color="auto"/>
        <w:right w:val="none" w:sz="0" w:space="0" w:color="auto"/>
      </w:divBdr>
    </w:div>
    <w:div w:id="492532572">
      <w:bodyDiv w:val="1"/>
      <w:marLeft w:val="0"/>
      <w:marRight w:val="0"/>
      <w:marTop w:val="0"/>
      <w:marBottom w:val="0"/>
      <w:divBdr>
        <w:top w:val="none" w:sz="0" w:space="0" w:color="auto"/>
        <w:left w:val="none" w:sz="0" w:space="0" w:color="auto"/>
        <w:bottom w:val="none" w:sz="0" w:space="0" w:color="auto"/>
        <w:right w:val="none" w:sz="0" w:space="0" w:color="auto"/>
      </w:divBdr>
    </w:div>
    <w:div w:id="492725744">
      <w:bodyDiv w:val="1"/>
      <w:marLeft w:val="0"/>
      <w:marRight w:val="0"/>
      <w:marTop w:val="0"/>
      <w:marBottom w:val="0"/>
      <w:divBdr>
        <w:top w:val="none" w:sz="0" w:space="0" w:color="auto"/>
        <w:left w:val="none" w:sz="0" w:space="0" w:color="auto"/>
        <w:bottom w:val="none" w:sz="0" w:space="0" w:color="auto"/>
        <w:right w:val="none" w:sz="0" w:space="0" w:color="auto"/>
      </w:divBdr>
    </w:div>
    <w:div w:id="518006563">
      <w:bodyDiv w:val="1"/>
      <w:marLeft w:val="0"/>
      <w:marRight w:val="0"/>
      <w:marTop w:val="0"/>
      <w:marBottom w:val="0"/>
      <w:divBdr>
        <w:top w:val="none" w:sz="0" w:space="0" w:color="auto"/>
        <w:left w:val="none" w:sz="0" w:space="0" w:color="auto"/>
        <w:bottom w:val="none" w:sz="0" w:space="0" w:color="auto"/>
        <w:right w:val="none" w:sz="0" w:space="0" w:color="auto"/>
      </w:divBdr>
    </w:div>
    <w:div w:id="519507886">
      <w:bodyDiv w:val="1"/>
      <w:marLeft w:val="0"/>
      <w:marRight w:val="0"/>
      <w:marTop w:val="0"/>
      <w:marBottom w:val="0"/>
      <w:divBdr>
        <w:top w:val="none" w:sz="0" w:space="0" w:color="auto"/>
        <w:left w:val="none" w:sz="0" w:space="0" w:color="auto"/>
        <w:bottom w:val="none" w:sz="0" w:space="0" w:color="auto"/>
        <w:right w:val="none" w:sz="0" w:space="0" w:color="auto"/>
      </w:divBdr>
    </w:div>
    <w:div w:id="526066793">
      <w:bodyDiv w:val="1"/>
      <w:marLeft w:val="0"/>
      <w:marRight w:val="0"/>
      <w:marTop w:val="0"/>
      <w:marBottom w:val="0"/>
      <w:divBdr>
        <w:top w:val="none" w:sz="0" w:space="0" w:color="auto"/>
        <w:left w:val="none" w:sz="0" w:space="0" w:color="auto"/>
        <w:bottom w:val="none" w:sz="0" w:space="0" w:color="auto"/>
        <w:right w:val="none" w:sz="0" w:space="0" w:color="auto"/>
      </w:divBdr>
    </w:div>
    <w:div w:id="535002746">
      <w:bodyDiv w:val="1"/>
      <w:marLeft w:val="0"/>
      <w:marRight w:val="0"/>
      <w:marTop w:val="0"/>
      <w:marBottom w:val="0"/>
      <w:divBdr>
        <w:top w:val="none" w:sz="0" w:space="0" w:color="auto"/>
        <w:left w:val="none" w:sz="0" w:space="0" w:color="auto"/>
        <w:bottom w:val="none" w:sz="0" w:space="0" w:color="auto"/>
        <w:right w:val="none" w:sz="0" w:space="0" w:color="auto"/>
      </w:divBdr>
    </w:div>
    <w:div w:id="539054587">
      <w:bodyDiv w:val="1"/>
      <w:marLeft w:val="0"/>
      <w:marRight w:val="0"/>
      <w:marTop w:val="0"/>
      <w:marBottom w:val="0"/>
      <w:divBdr>
        <w:top w:val="none" w:sz="0" w:space="0" w:color="auto"/>
        <w:left w:val="none" w:sz="0" w:space="0" w:color="auto"/>
        <w:bottom w:val="none" w:sz="0" w:space="0" w:color="auto"/>
        <w:right w:val="none" w:sz="0" w:space="0" w:color="auto"/>
      </w:divBdr>
    </w:div>
    <w:div w:id="552816962">
      <w:bodyDiv w:val="1"/>
      <w:marLeft w:val="0"/>
      <w:marRight w:val="0"/>
      <w:marTop w:val="0"/>
      <w:marBottom w:val="0"/>
      <w:divBdr>
        <w:top w:val="none" w:sz="0" w:space="0" w:color="auto"/>
        <w:left w:val="none" w:sz="0" w:space="0" w:color="auto"/>
        <w:bottom w:val="none" w:sz="0" w:space="0" w:color="auto"/>
        <w:right w:val="none" w:sz="0" w:space="0" w:color="auto"/>
      </w:divBdr>
    </w:div>
    <w:div w:id="554782626">
      <w:bodyDiv w:val="1"/>
      <w:marLeft w:val="0"/>
      <w:marRight w:val="0"/>
      <w:marTop w:val="0"/>
      <w:marBottom w:val="0"/>
      <w:divBdr>
        <w:top w:val="none" w:sz="0" w:space="0" w:color="auto"/>
        <w:left w:val="none" w:sz="0" w:space="0" w:color="auto"/>
        <w:bottom w:val="none" w:sz="0" w:space="0" w:color="auto"/>
        <w:right w:val="none" w:sz="0" w:space="0" w:color="auto"/>
      </w:divBdr>
    </w:div>
    <w:div w:id="554857358">
      <w:bodyDiv w:val="1"/>
      <w:marLeft w:val="0"/>
      <w:marRight w:val="0"/>
      <w:marTop w:val="0"/>
      <w:marBottom w:val="0"/>
      <w:divBdr>
        <w:top w:val="none" w:sz="0" w:space="0" w:color="auto"/>
        <w:left w:val="none" w:sz="0" w:space="0" w:color="auto"/>
        <w:bottom w:val="none" w:sz="0" w:space="0" w:color="auto"/>
        <w:right w:val="none" w:sz="0" w:space="0" w:color="auto"/>
      </w:divBdr>
    </w:div>
    <w:div w:id="555433495">
      <w:bodyDiv w:val="1"/>
      <w:marLeft w:val="0"/>
      <w:marRight w:val="0"/>
      <w:marTop w:val="0"/>
      <w:marBottom w:val="0"/>
      <w:divBdr>
        <w:top w:val="none" w:sz="0" w:space="0" w:color="auto"/>
        <w:left w:val="none" w:sz="0" w:space="0" w:color="auto"/>
        <w:bottom w:val="none" w:sz="0" w:space="0" w:color="auto"/>
        <w:right w:val="none" w:sz="0" w:space="0" w:color="auto"/>
      </w:divBdr>
    </w:div>
    <w:div w:id="559752304">
      <w:bodyDiv w:val="1"/>
      <w:marLeft w:val="0"/>
      <w:marRight w:val="0"/>
      <w:marTop w:val="0"/>
      <w:marBottom w:val="0"/>
      <w:divBdr>
        <w:top w:val="none" w:sz="0" w:space="0" w:color="auto"/>
        <w:left w:val="none" w:sz="0" w:space="0" w:color="auto"/>
        <w:bottom w:val="none" w:sz="0" w:space="0" w:color="auto"/>
        <w:right w:val="none" w:sz="0" w:space="0" w:color="auto"/>
      </w:divBdr>
    </w:div>
    <w:div w:id="568424124">
      <w:bodyDiv w:val="1"/>
      <w:marLeft w:val="0"/>
      <w:marRight w:val="0"/>
      <w:marTop w:val="0"/>
      <w:marBottom w:val="0"/>
      <w:divBdr>
        <w:top w:val="none" w:sz="0" w:space="0" w:color="auto"/>
        <w:left w:val="none" w:sz="0" w:space="0" w:color="auto"/>
        <w:bottom w:val="none" w:sz="0" w:space="0" w:color="auto"/>
        <w:right w:val="none" w:sz="0" w:space="0" w:color="auto"/>
      </w:divBdr>
    </w:div>
    <w:div w:id="577204760">
      <w:bodyDiv w:val="1"/>
      <w:marLeft w:val="0"/>
      <w:marRight w:val="0"/>
      <w:marTop w:val="0"/>
      <w:marBottom w:val="0"/>
      <w:divBdr>
        <w:top w:val="none" w:sz="0" w:space="0" w:color="auto"/>
        <w:left w:val="none" w:sz="0" w:space="0" w:color="auto"/>
        <w:bottom w:val="none" w:sz="0" w:space="0" w:color="auto"/>
        <w:right w:val="none" w:sz="0" w:space="0" w:color="auto"/>
      </w:divBdr>
    </w:div>
    <w:div w:id="590892879">
      <w:bodyDiv w:val="1"/>
      <w:marLeft w:val="0"/>
      <w:marRight w:val="0"/>
      <w:marTop w:val="0"/>
      <w:marBottom w:val="0"/>
      <w:divBdr>
        <w:top w:val="none" w:sz="0" w:space="0" w:color="auto"/>
        <w:left w:val="none" w:sz="0" w:space="0" w:color="auto"/>
        <w:bottom w:val="none" w:sz="0" w:space="0" w:color="auto"/>
        <w:right w:val="none" w:sz="0" w:space="0" w:color="auto"/>
      </w:divBdr>
    </w:div>
    <w:div w:id="600379104">
      <w:bodyDiv w:val="1"/>
      <w:marLeft w:val="0"/>
      <w:marRight w:val="0"/>
      <w:marTop w:val="0"/>
      <w:marBottom w:val="0"/>
      <w:divBdr>
        <w:top w:val="none" w:sz="0" w:space="0" w:color="auto"/>
        <w:left w:val="none" w:sz="0" w:space="0" w:color="auto"/>
        <w:bottom w:val="none" w:sz="0" w:space="0" w:color="auto"/>
        <w:right w:val="none" w:sz="0" w:space="0" w:color="auto"/>
      </w:divBdr>
    </w:div>
    <w:div w:id="616301386">
      <w:bodyDiv w:val="1"/>
      <w:marLeft w:val="0"/>
      <w:marRight w:val="0"/>
      <w:marTop w:val="0"/>
      <w:marBottom w:val="0"/>
      <w:divBdr>
        <w:top w:val="none" w:sz="0" w:space="0" w:color="auto"/>
        <w:left w:val="none" w:sz="0" w:space="0" w:color="auto"/>
        <w:bottom w:val="none" w:sz="0" w:space="0" w:color="auto"/>
        <w:right w:val="none" w:sz="0" w:space="0" w:color="auto"/>
      </w:divBdr>
    </w:div>
    <w:div w:id="634288537">
      <w:bodyDiv w:val="1"/>
      <w:marLeft w:val="0"/>
      <w:marRight w:val="0"/>
      <w:marTop w:val="0"/>
      <w:marBottom w:val="0"/>
      <w:divBdr>
        <w:top w:val="none" w:sz="0" w:space="0" w:color="auto"/>
        <w:left w:val="none" w:sz="0" w:space="0" w:color="auto"/>
        <w:bottom w:val="none" w:sz="0" w:space="0" w:color="auto"/>
        <w:right w:val="none" w:sz="0" w:space="0" w:color="auto"/>
      </w:divBdr>
    </w:div>
    <w:div w:id="635838657">
      <w:bodyDiv w:val="1"/>
      <w:marLeft w:val="0"/>
      <w:marRight w:val="0"/>
      <w:marTop w:val="0"/>
      <w:marBottom w:val="0"/>
      <w:divBdr>
        <w:top w:val="none" w:sz="0" w:space="0" w:color="auto"/>
        <w:left w:val="none" w:sz="0" w:space="0" w:color="auto"/>
        <w:bottom w:val="none" w:sz="0" w:space="0" w:color="auto"/>
        <w:right w:val="none" w:sz="0" w:space="0" w:color="auto"/>
      </w:divBdr>
    </w:div>
    <w:div w:id="639916531">
      <w:bodyDiv w:val="1"/>
      <w:marLeft w:val="0"/>
      <w:marRight w:val="0"/>
      <w:marTop w:val="0"/>
      <w:marBottom w:val="0"/>
      <w:divBdr>
        <w:top w:val="none" w:sz="0" w:space="0" w:color="auto"/>
        <w:left w:val="none" w:sz="0" w:space="0" w:color="auto"/>
        <w:bottom w:val="none" w:sz="0" w:space="0" w:color="auto"/>
        <w:right w:val="none" w:sz="0" w:space="0" w:color="auto"/>
      </w:divBdr>
    </w:div>
    <w:div w:id="654652347">
      <w:bodyDiv w:val="1"/>
      <w:marLeft w:val="0"/>
      <w:marRight w:val="0"/>
      <w:marTop w:val="0"/>
      <w:marBottom w:val="0"/>
      <w:divBdr>
        <w:top w:val="none" w:sz="0" w:space="0" w:color="auto"/>
        <w:left w:val="none" w:sz="0" w:space="0" w:color="auto"/>
        <w:bottom w:val="none" w:sz="0" w:space="0" w:color="auto"/>
        <w:right w:val="none" w:sz="0" w:space="0" w:color="auto"/>
      </w:divBdr>
    </w:div>
    <w:div w:id="659777066">
      <w:bodyDiv w:val="1"/>
      <w:marLeft w:val="0"/>
      <w:marRight w:val="0"/>
      <w:marTop w:val="0"/>
      <w:marBottom w:val="0"/>
      <w:divBdr>
        <w:top w:val="none" w:sz="0" w:space="0" w:color="auto"/>
        <w:left w:val="none" w:sz="0" w:space="0" w:color="auto"/>
        <w:bottom w:val="none" w:sz="0" w:space="0" w:color="auto"/>
        <w:right w:val="none" w:sz="0" w:space="0" w:color="auto"/>
      </w:divBdr>
    </w:div>
    <w:div w:id="660350749">
      <w:bodyDiv w:val="1"/>
      <w:marLeft w:val="0"/>
      <w:marRight w:val="0"/>
      <w:marTop w:val="0"/>
      <w:marBottom w:val="0"/>
      <w:divBdr>
        <w:top w:val="none" w:sz="0" w:space="0" w:color="auto"/>
        <w:left w:val="none" w:sz="0" w:space="0" w:color="auto"/>
        <w:bottom w:val="none" w:sz="0" w:space="0" w:color="auto"/>
        <w:right w:val="none" w:sz="0" w:space="0" w:color="auto"/>
      </w:divBdr>
    </w:div>
    <w:div w:id="660623160">
      <w:bodyDiv w:val="1"/>
      <w:marLeft w:val="0"/>
      <w:marRight w:val="0"/>
      <w:marTop w:val="0"/>
      <w:marBottom w:val="0"/>
      <w:divBdr>
        <w:top w:val="none" w:sz="0" w:space="0" w:color="auto"/>
        <w:left w:val="none" w:sz="0" w:space="0" w:color="auto"/>
        <w:bottom w:val="none" w:sz="0" w:space="0" w:color="auto"/>
        <w:right w:val="none" w:sz="0" w:space="0" w:color="auto"/>
      </w:divBdr>
    </w:div>
    <w:div w:id="668217166">
      <w:bodyDiv w:val="1"/>
      <w:marLeft w:val="0"/>
      <w:marRight w:val="0"/>
      <w:marTop w:val="0"/>
      <w:marBottom w:val="0"/>
      <w:divBdr>
        <w:top w:val="none" w:sz="0" w:space="0" w:color="auto"/>
        <w:left w:val="none" w:sz="0" w:space="0" w:color="auto"/>
        <w:bottom w:val="none" w:sz="0" w:space="0" w:color="auto"/>
        <w:right w:val="none" w:sz="0" w:space="0" w:color="auto"/>
      </w:divBdr>
    </w:div>
    <w:div w:id="690379329">
      <w:bodyDiv w:val="1"/>
      <w:marLeft w:val="0"/>
      <w:marRight w:val="0"/>
      <w:marTop w:val="0"/>
      <w:marBottom w:val="0"/>
      <w:divBdr>
        <w:top w:val="none" w:sz="0" w:space="0" w:color="auto"/>
        <w:left w:val="none" w:sz="0" w:space="0" w:color="auto"/>
        <w:bottom w:val="none" w:sz="0" w:space="0" w:color="auto"/>
        <w:right w:val="none" w:sz="0" w:space="0" w:color="auto"/>
      </w:divBdr>
    </w:div>
    <w:div w:id="693464205">
      <w:bodyDiv w:val="1"/>
      <w:marLeft w:val="0"/>
      <w:marRight w:val="0"/>
      <w:marTop w:val="0"/>
      <w:marBottom w:val="0"/>
      <w:divBdr>
        <w:top w:val="none" w:sz="0" w:space="0" w:color="auto"/>
        <w:left w:val="none" w:sz="0" w:space="0" w:color="auto"/>
        <w:bottom w:val="none" w:sz="0" w:space="0" w:color="auto"/>
        <w:right w:val="none" w:sz="0" w:space="0" w:color="auto"/>
      </w:divBdr>
    </w:div>
    <w:div w:id="694813001">
      <w:bodyDiv w:val="1"/>
      <w:marLeft w:val="0"/>
      <w:marRight w:val="0"/>
      <w:marTop w:val="0"/>
      <w:marBottom w:val="0"/>
      <w:divBdr>
        <w:top w:val="none" w:sz="0" w:space="0" w:color="auto"/>
        <w:left w:val="none" w:sz="0" w:space="0" w:color="auto"/>
        <w:bottom w:val="none" w:sz="0" w:space="0" w:color="auto"/>
        <w:right w:val="none" w:sz="0" w:space="0" w:color="auto"/>
      </w:divBdr>
    </w:div>
    <w:div w:id="696076636">
      <w:bodyDiv w:val="1"/>
      <w:marLeft w:val="0"/>
      <w:marRight w:val="0"/>
      <w:marTop w:val="0"/>
      <w:marBottom w:val="0"/>
      <w:divBdr>
        <w:top w:val="none" w:sz="0" w:space="0" w:color="auto"/>
        <w:left w:val="none" w:sz="0" w:space="0" w:color="auto"/>
        <w:bottom w:val="none" w:sz="0" w:space="0" w:color="auto"/>
        <w:right w:val="none" w:sz="0" w:space="0" w:color="auto"/>
      </w:divBdr>
    </w:div>
    <w:div w:id="731657300">
      <w:bodyDiv w:val="1"/>
      <w:marLeft w:val="0"/>
      <w:marRight w:val="0"/>
      <w:marTop w:val="0"/>
      <w:marBottom w:val="0"/>
      <w:divBdr>
        <w:top w:val="none" w:sz="0" w:space="0" w:color="auto"/>
        <w:left w:val="none" w:sz="0" w:space="0" w:color="auto"/>
        <w:bottom w:val="none" w:sz="0" w:space="0" w:color="auto"/>
        <w:right w:val="none" w:sz="0" w:space="0" w:color="auto"/>
      </w:divBdr>
    </w:div>
    <w:div w:id="732775199">
      <w:bodyDiv w:val="1"/>
      <w:marLeft w:val="0"/>
      <w:marRight w:val="0"/>
      <w:marTop w:val="0"/>
      <w:marBottom w:val="0"/>
      <w:divBdr>
        <w:top w:val="none" w:sz="0" w:space="0" w:color="auto"/>
        <w:left w:val="none" w:sz="0" w:space="0" w:color="auto"/>
        <w:bottom w:val="none" w:sz="0" w:space="0" w:color="auto"/>
        <w:right w:val="none" w:sz="0" w:space="0" w:color="auto"/>
      </w:divBdr>
    </w:div>
    <w:div w:id="744961111">
      <w:bodyDiv w:val="1"/>
      <w:marLeft w:val="0"/>
      <w:marRight w:val="0"/>
      <w:marTop w:val="0"/>
      <w:marBottom w:val="0"/>
      <w:divBdr>
        <w:top w:val="none" w:sz="0" w:space="0" w:color="auto"/>
        <w:left w:val="none" w:sz="0" w:space="0" w:color="auto"/>
        <w:bottom w:val="none" w:sz="0" w:space="0" w:color="auto"/>
        <w:right w:val="none" w:sz="0" w:space="0" w:color="auto"/>
      </w:divBdr>
    </w:div>
    <w:div w:id="745684738">
      <w:bodyDiv w:val="1"/>
      <w:marLeft w:val="0"/>
      <w:marRight w:val="0"/>
      <w:marTop w:val="0"/>
      <w:marBottom w:val="0"/>
      <w:divBdr>
        <w:top w:val="none" w:sz="0" w:space="0" w:color="auto"/>
        <w:left w:val="none" w:sz="0" w:space="0" w:color="auto"/>
        <w:bottom w:val="none" w:sz="0" w:space="0" w:color="auto"/>
        <w:right w:val="none" w:sz="0" w:space="0" w:color="auto"/>
      </w:divBdr>
    </w:div>
    <w:div w:id="746538042">
      <w:bodyDiv w:val="1"/>
      <w:marLeft w:val="0"/>
      <w:marRight w:val="0"/>
      <w:marTop w:val="0"/>
      <w:marBottom w:val="0"/>
      <w:divBdr>
        <w:top w:val="none" w:sz="0" w:space="0" w:color="auto"/>
        <w:left w:val="none" w:sz="0" w:space="0" w:color="auto"/>
        <w:bottom w:val="none" w:sz="0" w:space="0" w:color="auto"/>
        <w:right w:val="none" w:sz="0" w:space="0" w:color="auto"/>
      </w:divBdr>
    </w:div>
    <w:div w:id="751975352">
      <w:bodyDiv w:val="1"/>
      <w:marLeft w:val="0"/>
      <w:marRight w:val="0"/>
      <w:marTop w:val="0"/>
      <w:marBottom w:val="0"/>
      <w:divBdr>
        <w:top w:val="none" w:sz="0" w:space="0" w:color="auto"/>
        <w:left w:val="none" w:sz="0" w:space="0" w:color="auto"/>
        <w:bottom w:val="none" w:sz="0" w:space="0" w:color="auto"/>
        <w:right w:val="none" w:sz="0" w:space="0" w:color="auto"/>
      </w:divBdr>
    </w:div>
    <w:div w:id="778984585">
      <w:bodyDiv w:val="1"/>
      <w:marLeft w:val="0"/>
      <w:marRight w:val="0"/>
      <w:marTop w:val="0"/>
      <w:marBottom w:val="0"/>
      <w:divBdr>
        <w:top w:val="none" w:sz="0" w:space="0" w:color="auto"/>
        <w:left w:val="none" w:sz="0" w:space="0" w:color="auto"/>
        <w:bottom w:val="none" w:sz="0" w:space="0" w:color="auto"/>
        <w:right w:val="none" w:sz="0" w:space="0" w:color="auto"/>
      </w:divBdr>
    </w:div>
    <w:div w:id="779564297">
      <w:bodyDiv w:val="1"/>
      <w:marLeft w:val="0"/>
      <w:marRight w:val="0"/>
      <w:marTop w:val="0"/>
      <w:marBottom w:val="0"/>
      <w:divBdr>
        <w:top w:val="none" w:sz="0" w:space="0" w:color="auto"/>
        <w:left w:val="none" w:sz="0" w:space="0" w:color="auto"/>
        <w:bottom w:val="none" w:sz="0" w:space="0" w:color="auto"/>
        <w:right w:val="none" w:sz="0" w:space="0" w:color="auto"/>
      </w:divBdr>
    </w:div>
    <w:div w:id="784889746">
      <w:bodyDiv w:val="1"/>
      <w:marLeft w:val="0"/>
      <w:marRight w:val="0"/>
      <w:marTop w:val="0"/>
      <w:marBottom w:val="0"/>
      <w:divBdr>
        <w:top w:val="none" w:sz="0" w:space="0" w:color="auto"/>
        <w:left w:val="none" w:sz="0" w:space="0" w:color="auto"/>
        <w:bottom w:val="none" w:sz="0" w:space="0" w:color="auto"/>
        <w:right w:val="none" w:sz="0" w:space="0" w:color="auto"/>
      </w:divBdr>
    </w:div>
    <w:div w:id="786437493">
      <w:bodyDiv w:val="1"/>
      <w:marLeft w:val="0"/>
      <w:marRight w:val="0"/>
      <w:marTop w:val="0"/>
      <w:marBottom w:val="0"/>
      <w:divBdr>
        <w:top w:val="none" w:sz="0" w:space="0" w:color="auto"/>
        <w:left w:val="none" w:sz="0" w:space="0" w:color="auto"/>
        <w:bottom w:val="none" w:sz="0" w:space="0" w:color="auto"/>
        <w:right w:val="none" w:sz="0" w:space="0" w:color="auto"/>
      </w:divBdr>
    </w:div>
    <w:div w:id="798456202">
      <w:bodyDiv w:val="1"/>
      <w:marLeft w:val="0"/>
      <w:marRight w:val="0"/>
      <w:marTop w:val="0"/>
      <w:marBottom w:val="0"/>
      <w:divBdr>
        <w:top w:val="none" w:sz="0" w:space="0" w:color="auto"/>
        <w:left w:val="none" w:sz="0" w:space="0" w:color="auto"/>
        <w:bottom w:val="none" w:sz="0" w:space="0" w:color="auto"/>
        <w:right w:val="none" w:sz="0" w:space="0" w:color="auto"/>
      </w:divBdr>
    </w:div>
    <w:div w:id="816646044">
      <w:bodyDiv w:val="1"/>
      <w:marLeft w:val="0"/>
      <w:marRight w:val="0"/>
      <w:marTop w:val="0"/>
      <w:marBottom w:val="0"/>
      <w:divBdr>
        <w:top w:val="none" w:sz="0" w:space="0" w:color="auto"/>
        <w:left w:val="none" w:sz="0" w:space="0" w:color="auto"/>
        <w:bottom w:val="none" w:sz="0" w:space="0" w:color="auto"/>
        <w:right w:val="none" w:sz="0" w:space="0" w:color="auto"/>
      </w:divBdr>
    </w:div>
    <w:div w:id="822157692">
      <w:bodyDiv w:val="1"/>
      <w:marLeft w:val="0"/>
      <w:marRight w:val="0"/>
      <w:marTop w:val="0"/>
      <w:marBottom w:val="0"/>
      <w:divBdr>
        <w:top w:val="none" w:sz="0" w:space="0" w:color="auto"/>
        <w:left w:val="none" w:sz="0" w:space="0" w:color="auto"/>
        <w:bottom w:val="none" w:sz="0" w:space="0" w:color="auto"/>
        <w:right w:val="none" w:sz="0" w:space="0" w:color="auto"/>
      </w:divBdr>
    </w:div>
    <w:div w:id="825364117">
      <w:bodyDiv w:val="1"/>
      <w:marLeft w:val="0"/>
      <w:marRight w:val="0"/>
      <w:marTop w:val="0"/>
      <w:marBottom w:val="0"/>
      <w:divBdr>
        <w:top w:val="none" w:sz="0" w:space="0" w:color="auto"/>
        <w:left w:val="none" w:sz="0" w:space="0" w:color="auto"/>
        <w:bottom w:val="none" w:sz="0" w:space="0" w:color="auto"/>
        <w:right w:val="none" w:sz="0" w:space="0" w:color="auto"/>
      </w:divBdr>
    </w:div>
    <w:div w:id="848643940">
      <w:bodyDiv w:val="1"/>
      <w:marLeft w:val="0"/>
      <w:marRight w:val="0"/>
      <w:marTop w:val="0"/>
      <w:marBottom w:val="0"/>
      <w:divBdr>
        <w:top w:val="none" w:sz="0" w:space="0" w:color="auto"/>
        <w:left w:val="none" w:sz="0" w:space="0" w:color="auto"/>
        <w:bottom w:val="none" w:sz="0" w:space="0" w:color="auto"/>
        <w:right w:val="none" w:sz="0" w:space="0" w:color="auto"/>
      </w:divBdr>
    </w:div>
    <w:div w:id="852913019">
      <w:bodyDiv w:val="1"/>
      <w:marLeft w:val="0"/>
      <w:marRight w:val="0"/>
      <w:marTop w:val="0"/>
      <w:marBottom w:val="0"/>
      <w:divBdr>
        <w:top w:val="none" w:sz="0" w:space="0" w:color="auto"/>
        <w:left w:val="none" w:sz="0" w:space="0" w:color="auto"/>
        <w:bottom w:val="none" w:sz="0" w:space="0" w:color="auto"/>
        <w:right w:val="none" w:sz="0" w:space="0" w:color="auto"/>
      </w:divBdr>
    </w:div>
    <w:div w:id="853692481">
      <w:bodyDiv w:val="1"/>
      <w:marLeft w:val="0"/>
      <w:marRight w:val="0"/>
      <w:marTop w:val="0"/>
      <w:marBottom w:val="0"/>
      <w:divBdr>
        <w:top w:val="none" w:sz="0" w:space="0" w:color="auto"/>
        <w:left w:val="none" w:sz="0" w:space="0" w:color="auto"/>
        <w:bottom w:val="none" w:sz="0" w:space="0" w:color="auto"/>
        <w:right w:val="none" w:sz="0" w:space="0" w:color="auto"/>
      </w:divBdr>
    </w:div>
    <w:div w:id="863982905">
      <w:bodyDiv w:val="1"/>
      <w:marLeft w:val="0"/>
      <w:marRight w:val="0"/>
      <w:marTop w:val="0"/>
      <w:marBottom w:val="0"/>
      <w:divBdr>
        <w:top w:val="none" w:sz="0" w:space="0" w:color="auto"/>
        <w:left w:val="none" w:sz="0" w:space="0" w:color="auto"/>
        <w:bottom w:val="none" w:sz="0" w:space="0" w:color="auto"/>
        <w:right w:val="none" w:sz="0" w:space="0" w:color="auto"/>
      </w:divBdr>
    </w:div>
    <w:div w:id="871310758">
      <w:bodyDiv w:val="1"/>
      <w:marLeft w:val="0"/>
      <w:marRight w:val="0"/>
      <w:marTop w:val="0"/>
      <w:marBottom w:val="0"/>
      <w:divBdr>
        <w:top w:val="none" w:sz="0" w:space="0" w:color="auto"/>
        <w:left w:val="none" w:sz="0" w:space="0" w:color="auto"/>
        <w:bottom w:val="none" w:sz="0" w:space="0" w:color="auto"/>
        <w:right w:val="none" w:sz="0" w:space="0" w:color="auto"/>
      </w:divBdr>
    </w:div>
    <w:div w:id="871577138">
      <w:bodyDiv w:val="1"/>
      <w:marLeft w:val="0"/>
      <w:marRight w:val="0"/>
      <w:marTop w:val="0"/>
      <w:marBottom w:val="0"/>
      <w:divBdr>
        <w:top w:val="none" w:sz="0" w:space="0" w:color="auto"/>
        <w:left w:val="none" w:sz="0" w:space="0" w:color="auto"/>
        <w:bottom w:val="none" w:sz="0" w:space="0" w:color="auto"/>
        <w:right w:val="none" w:sz="0" w:space="0" w:color="auto"/>
      </w:divBdr>
    </w:div>
    <w:div w:id="871646511">
      <w:bodyDiv w:val="1"/>
      <w:marLeft w:val="0"/>
      <w:marRight w:val="0"/>
      <w:marTop w:val="0"/>
      <w:marBottom w:val="0"/>
      <w:divBdr>
        <w:top w:val="none" w:sz="0" w:space="0" w:color="auto"/>
        <w:left w:val="none" w:sz="0" w:space="0" w:color="auto"/>
        <w:bottom w:val="none" w:sz="0" w:space="0" w:color="auto"/>
        <w:right w:val="none" w:sz="0" w:space="0" w:color="auto"/>
      </w:divBdr>
    </w:div>
    <w:div w:id="875240250">
      <w:bodyDiv w:val="1"/>
      <w:marLeft w:val="0"/>
      <w:marRight w:val="0"/>
      <w:marTop w:val="0"/>
      <w:marBottom w:val="0"/>
      <w:divBdr>
        <w:top w:val="none" w:sz="0" w:space="0" w:color="auto"/>
        <w:left w:val="none" w:sz="0" w:space="0" w:color="auto"/>
        <w:bottom w:val="none" w:sz="0" w:space="0" w:color="auto"/>
        <w:right w:val="none" w:sz="0" w:space="0" w:color="auto"/>
      </w:divBdr>
    </w:div>
    <w:div w:id="885139711">
      <w:bodyDiv w:val="1"/>
      <w:marLeft w:val="0"/>
      <w:marRight w:val="0"/>
      <w:marTop w:val="0"/>
      <w:marBottom w:val="0"/>
      <w:divBdr>
        <w:top w:val="none" w:sz="0" w:space="0" w:color="auto"/>
        <w:left w:val="none" w:sz="0" w:space="0" w:color="auto"/>
        <w:bottom w:val="none" w:sz="0" w:space="0" w:color="auto"/>
        <w:right w:val="none" w:sz="0" w:space="0" w:color="auto"/>
      </w:divBdr>
    </w:div>
    <w:div w:id="885727374">
      <w:bodyDiv w:val="1"/>
      <w:marLeft w:val="0"/>
      <w:marRight w:val="0"/>
      <w:marTop w:val="0"/>
      <w:marBottom w:val="0"/>
      <w:divBdr>
        <w:top w:val="none" w:sz="0" w:space="0" w:color="auto"/>
        <w:left w:val="none" w:sz="0" w:space="0" w:color="auto"/>
        <w:bottom w:val="none" w:sz="0" w:space="0" w:color="auto"/>
        <w:right w:val="none" w:sz="0" w:space="0" w:color="auto"/>
      </w:divBdr>
    </w:div>
    <w:div w:id="886334272">
      <w:bodyDiv w:val="1"/>
      <w:marLeft w:val="0"/>
      <w:marRight w:val="0"/>
      <w:marTop w:val="0"/>
      <w:marBottom w:val="0"/>
      <w:divBdr>
        <w:top w:val="none" w:sz="0" w:space="0" w:color="auto"/>
        <w:left w:val="none" w:sz="0" w:space="0" w:color="auto"/>
        <w:bottom w:val="none" w:sz="0" w:space="0" w:color="auto"/>
        <w:right w:val="none" w:sz="0" w:space="0" w:color="auto"/>
      </w:divBdr>
    </w:div>
    <w:div w:id="898705427">
      <w:bodyDiv w:val="1"/>
      <w:marLeft w:val="0"/>
      <w:marRight w:val="0"/>
      <w:marTop w:val="0"/>
      <w:marBottom w:val="0"/>
      <w:divBdr>
        <w:top w:val="none" w:sz="0" w:space="0" w:color="auto"/>
        <w:left w:val="none" w:sz="0" w:space="0" w:color="auto"/>
        <w:bottom w:val="none" w:sz="0" w:space="0" w:color="auto"/>
        <w:right w:val="none" w:sz="0" w:space="0" w:color="auto"/>
      </w:divBdr>
    </w:div>
    <w:div w:id="914978336">
      <w:bodyDiv w:val="1"/>
      <w:marLeft w:val="0"/>
      <w:marRight w:val="0"/>
      <w:marTop w:val="0"/>
      <w:marBottom w:val="0"/>
      <w:divBdr>
        <w:top w:val="none" w:sz="0" w:space="0" w:color="auto"/>
        <w:left w:val="none" w:sz="0" w:space="0" w:color="auto"/>
        <w:bottom w:val="none" w:sz="0" w:space="0" w:color="auto"/>
        <w:right w:val="none" w:sz="0" w:space="0" w:color="auto"/>
      </w:divBdr>
    </w:div>
    <w:div w:id="923805181">
      <w:bodyDiv w:val="1"/>
      <w:marLeft w:val="0"/>
      <w:marRight w:val="0"/>
      <w:marTop w:val="0"/>
      <w:marBottom w:val="0"/>
      <w:divBdr>
        <w:top w:val="none" w:sz="0" w:space="0" w:color="auto"/>
        <w:left w:val="none" w:sz="0" w:space="0" w:color="auto"/>
        <w:bottom w:val="none" w:sz="0" w:space="0" w:color="auto"/>
        <w:right w:val="none" w:sz="0" w:space="0" w:color="auto"/>
      </w:divBdr>
    </w:div>
    <w:div w:id="932057379">
      <w:bodyDiv w:val="1"/>
      <w:marLeft w:val="0"/>
      <w:marRight w:val="0"/>
      <w:marTop w:val="0"/>
      <w:marBottom w:val="0"/>
      <w:divBdr>
        <w:top w:val="none" w:sz="0" w:space="0" w:color="auto"/>
        <w:left w:val="none" w:sz="0" w:space="0" w:color="auto"/>
        <w:bottom w:val="none" w:sz="0" w:space="0" w:color="auto"/>
        <w:right w:val="none" w:sz="0" w:space="0" w:color="auto"/>
      </w:divBdr>
    </w:div>
    <w:div w:id="943226404">
      <w:bodyDiv w:val="1"/>
      <w:marLeft w:val="0"/>
      <w:marRight w:val="0"/>
      <w:marTop w:val="0"/>
      <w:marBottom w:val="0"/>
      <w:divBdr>
        <w:top w:val="none" w:sz="0" w:space="0" w:color="auto"/>
        <w:left w:val="none" w:sz="0" w:space="0" w:color="auto"/>
        <w:bottom w:val="none" w:sz="0" w:space="0" w:color="auto"/>
        <w:right w:val="none" w:sz="0" w:space="0" w:color="auto"/>
      </w:divBdr>
    </w:div>
    <w:div w:id="946545834">
      <w:bodyDiv w:val="1"/>
      <w:marLeft w:val="0"/>
      <w:marRight w:val="0"/>
      <w:marTop w:val="0"/>
      <w:marBottom w:val="0"/>
      <w:divBdr>
        <w:top w:val="none" w:sz="0" w:space="0" w:color="auto"/>
        <w:left w:val="none" w:sz="0" w:space="0" w:color="auto"/>
        <w:bottom w:val="none" w:sz="0" w:space="0" w:color="auto"/>
        <w:right w:val="none" w:sz="0" w:space="0" w:color="auto"/>
      </w:divBdr>
    </w:div>
    <w:div w:id="954293883">
      <w:bodyDiv w:val="1"/>
      <w:marLeft w:val="0"/>
      <w:marRight w:val="0"/>
      <w:marTop w:val="0"/>
      <w:marBottom w:val="0"/>
      <w:divBdr>
        <w:top w:val="none" w:sz="0" w:space="0" w:color="auto"/>
        <w:left w:val="none" w:sz="0" w:space="0" w:color="auto"/>
        <w:bottom w:val="none" w:sz="0" w:space="0" w:color="auto"/>
        <w:right w:val="none" w:sz="0" w:space="0" w:color="auto"/>
      </w:divBdr>
    </w:div>
    <w:div w:id="970481856">
      <w:bodyDiv w:val="1"/>
      <w:marLeft w:val="0"/>
      <w:marRight w:val="0"/>
      <w:marTop w:val="0"/>
      <w:marBottom w:val="0"/>
      <w:divBdr>
        <w:top w:val="none" w:sz="0" w:space="0" w:color="auto"/>
        <w:left w:val="none" w:sz="0" w:space="0" w:color="auto"/>
        <w:bottom w:val="none" w:sz="0" w:space="0" w:color="auto"/>
        <w:right w:val="none" w:sz="0" w:space="0" w:color="auto"/>
      </w:divBdr>
    </w:div>
    <w:div w:id="984354407">
      <w:bodyDiv w:val="1"/>
      <w:marLeft w:val="0"/>
      <w:marRight w:val="0"/>
      <w:marTop w:val="0"/>
      <w:marBottom w:val="0"/>
      <w:divBdr>
        <w:top w:val="none" w:sz="0" w:space="0" w:color="auto"/>
        <w:left w:val="none" w:sz="0" w:space="0" w:color="auto"/>
        <w:bottom w:val="none" w:sz="0" w:space="0" w:color="auto"/>
        <w:right w:val="none" w:sz="0" w:space="0" w:color="auto"/>
      </w:divBdr>
    </w:div>
    <w:div w:id="990251792">
      <w:bodyDiv w:val="1"/>
      <w:marLeft w:val="0"/>
      <w:marRight w:val="0"/>
      <w:marTop w:val="0"/>
      <w:marBottom w:val="0"/>
      <w:divBdr>
        <w:top w:val="none" w:sz="0" w:space="0" w:color="auto"/>
        <w:left w:val="none" w:sz="0" w:space="0" w:color="auto"/>
        <w:bottom w:val="none" w:sz="0" w:space="0" w:color="auto"/>
        <w:right w:val="none" w:sz="0" w:space="0" w:color="auto"/>
      </w:divBdr>
    </w:div>
    <w:div w:id="993602845">
      <w:bodyDiv w:val="1"/>
      <w:marLeft w:val="0"/>
      <w:marRight w:val="0"/>
      <w:marTop w:val="0"/>
      <w:marBottom w:val="0"/>
      <w:divBdr>
        <w:top w:val="none" w:sz="0" w:space="0" w:color="auto"/>
        <w:left w:val="none" w:sz="0" w:space="0" w:color="auto"/>
        <w:bottom w:val="none" w:sz="0" w:space="0" w:color="auto"/>
        <w:right w:val="none" w:sz="0" w:space="0" w:color="auto"/>
      </w:divBdr>
    </w:div>
    <w:div w:id="993990709">
      <w:bodyDiv w:val="1"/>
      <w:marLeft w:val="0"/>
      <w:marRight w:val="0"/>
      <w:marTop w:val="0"/>
      <w:marBottom w:val="0"/>
      <w:divBdr>
        <w:top w:val="none" w:sz="0" w:space="0" w:color="auto"/>
        <w:left w:val="none" w:sz="0" w:space="0" w:color="auto"/>
        <w:bottom w:val="none" w:sz="0" w:space="0" w:color="auto"/>
        <w:right w:val="none" w:sz="0" w:space="0" w:color="auto"/>
      </w:divBdr>
    </w:div>
    <w:div w:id="1015808817">
      <w:bodyDiv w:val="1"/>
      <w:marLeft w:val="0"/>
      <w:marRight w:val="0"/>
      <w:marTop w:val="0"/>
      <w:marBottom w:val="0"/>
      <w:divBdr>
        <w:top w:val="none" w:sz="0" w:space="0" w:color="auto"/>
        <w:left w:val="none" w:sz="0" w:space="0" w:color="auto"/>
        <w:bottom w:val="none" w:sz="0" w:space="0" w:color="auto"/>
        <w:right w:val="none" w:sz="0" w:space="0" w:color="auto"/>
      </w:divBdr>
    </w:div>
    <w:div w:id="1022320773">
      <w:bodyDiv w:val="1"/>
      <w:marLeft w:val="0"/>
      <w:marRight w:val="0"/>
      <w:marTop w:val="0"/>
      <w:marBottom w:val="0"/>
      <w:divBdr>
        <w:top w:val="none" w:sz="0" w:space="0" w:color="auto"/>
        <w:left w:val="none" w:sz="0" w:space="0" w:color="auto"/>
        <w:bottom w:val="none" w:sz="0" w:space="0" w:color="auto"/>
        <w:right w:val="none" w:sz="0" w:space="0" w:color="auto"/>
      </w:divBdr>
    </w:div>
    <w:div w:id="1033190318">
      <w:bodyDiv w:val="1"/>
      <w:marLeft w:val="0"/>
      <w:marRight w:val="0"/>
      <w:marTop w:val="0"/>
      <w:marBottom w:val="0"/>
      <w:divBdr>
        <w:top w:val="none" w:sz="0" w:space="0" w:color="auto"/>
        <w:left w:val="none" w:sz="0" w:space="0" w:color="auto"/>
        <w:bottom w:val="none" w:sz="0" w:space="0" w:color="auto"/>
        <w:right w:val="none" w:sz="0" w:space="0" w:color="auto"/>
      </w:divBdr>
    </w:div>
    <w:div w:id="1036663526">
      <w:bodyDiv w:val="1"/>
      <w:marLeft w:val="0"/>
      <w:marRight w:val="0"/>
      <w:marTop w:val="0"/>
      <w:marBottom w:val="0"/>
      <w:divBdr>
        <w:top w:val="none" w:sz="0" w:space="0" w:color="auto"/>
        <w:left w:val="none" w:sz="0" w:space="0" w:color="auto"/>
        <w:bottom w:val="none" w:sz="0" w:space="0" w:color="auto"/>
        <w:right w:val="none" w:sz="0" w:space="0" w:color="auto"/>
      </w:divBdr>
    </w:div>
    <w:div w:id="1075473970">
      <w:bodyDiv w:val="1"/>
      <w:marLeft w:val="0"/>
      <w:marRight w:val="0"/>
      <w:marTop w:val="0"/>
      <w:marBottom w:val="0"/>
      <w:divBdr>
        <w:top w:val="none" w:sz="0" w:space="0" w:color="auto"/>
        <w:left w:val="none" w:sz="0" w:space="0" w:color="auto"/>
        <w:bottom w:val="none" w:sz="0" w:space="0" w:color="auto"/>
        <w:right w:val="none" w:sz="0" w:space="0" w:color="auto"/>
      </w:divBdr>
    </w:div>
    <w:div w:id="1092703428">
      <w:bodyDiv w:val="1"/>
      <w:marLeft w:val="0"/>
      <w:marRight w:val="0"/>
      <w:marTop w:val="0"/>
      <w:marBottom w:val="0"/>
      <w:divBdr>
        <w:top w:val="none" w:sz="0" w:space="0" w:color="auto"/>
        <w:left w:val="none" w:sz="0" w:space="0" w:color="auto"/>
        <w:bottom w:val="none" w:sz="0" w:space="0" w:color="auto"/>
        <w:right w:val="none" w:sz="0" w:space="0" w:color="auto"/>
      </w:divBdr>
    </w:div>
    <w:div w:id="1095325793">
      <w:bodyDiv w:val="1"/>
      <w:marLeft w:val="0"/>
      <w:marRight w:val="0"/>
      <w:marTop w:val="0"/>
      <w:marBottom w:val="0"/>
      <w:divBdr>
        <w:top w:val="none" w:sz="0" w:space="0" w:color="auto"/>
        <w:left w:val="none" w:sz="0" w:space="0" w:color="auto"/>
        <w:bottom w:val="none" w:sz="0" w:space="0" w:color="auto"/>
        <w:right w:val="none" w:sz="0" w:space="0" w:color="auto"/>
      </w:divBdr>
    </w:div>
    <w:div w:id="1099376336">
      <w:bodyDiv w:val="1"/>
      <w:marLeft w:val="0"/>
      <w:marRight w:val="0"/>
      <w:marTop w:val="0"/>
      <w:marBottom w:val="0"/>
      <w:divBdr>
        <w:top w:val="none" w:sz="0" w:space="0" w:color="auto"/>
        <w:left w:val="none" w:sz="0" w:space="0" w:color="auto"/>
        <w:bottom w:val="none" w:sz="0" w:space="0" w:color="auto"/>
        <w:right w:val="none" w:sz="0" w:space="0" w:color="auto"/>
      </w:divBdr>
    </w:div>
    <w:div w:id="1148398495">
      <w:bodyDiv w:val="1"/>
      <w:marLeft w:val="0"/>
      <w:marRight w:val="0"/>
      <w:marTop w:val="0"/>
      <w:marBottom w:val="0"/>
      <w:divBdr>
        <w:top w:val="none" w:sz="0" w:space="0" w:color="auto"/>
        <w:left w:val="none" w:sz="0" w:space="0" w:color="auto"/>
        <w:bottom w:val="none" w:sz="0" w:space="0" w:color="auto"/>
        <w:right w:val="none" w:sz="0" w:space="0" w:color="auto"/>
      </w:divBdr>
    </w:div>
    <w:div w:id="1148741155">
      <w:bodyDiv w:val="1"/>
      <w:marLeft w:val="0"/>
      <w:marRight w:val="0"/>
      <w:marTop w:val="0"/>
      <w:marBottom w:val="0"/>
      <w:divBdr>
        <w:top w:val="none" w:sz="0" w:space="0" w:color="auto"/>
        <w:left w:val="none" w:sz="0" w:space="0" w:color="auto"/>
        <w:bottom w:val="none" w:sz="0" w:space="0" w:color="auto"/>
        <w:right w:val="none" w:sz="0" w:space="0" w:color="auto"/>
      </w:divBdr>
    </w:div>
    <w:div w:id="1152677581">
      <w:bodyDiv w:val="1"/>
      <w:marLeft w:val="0"/>
      <w:marRight w:val="0"/>
      <w:marTop w:val="0"/>
      <w:marBottom w:val="0"/>
      <w:divBdr>
        <w:top w:val="none" w:sz="0" w:space="0" w:color="auto"/>
        <w:left w:val="none" w:sz="0" w:space="0" w:color="auto"/>
        <w:bottom w:val="none" w:sz="0" w:space="0" w:color="auto"/>
        <w:right w:val="none" w:sz="0" w:space="0" w:color="auto"/>
      </w:divBdr>
    </w:div>
    <w:div w:id="1154757907">
      <w:bodyDiv w:val="1"/>
      <w:marLeft w:val="0"/>
      <w:marRight w:val="0"/>
      <w:marTop w:val="0"/>
      <w:marBottom w:val="0"/>
      <w:divBdr>
        <w:top w:val="none" w:sz="0" w:space="0" w:color="auto"/>
        <w:left w:val="none" w:sz="0" w:space="0" w:color="auto"/>
        <w:bottom w:val="none" w:sz="0" w:space="0" w:color="auto"/>
        <w:right w:val="none" w:sz="0" w:space="0" w:color="auto"/>
      </w:divBdr>
    </w:div>
    <w:div w:id="1163281183">
      <w:bodyDiv w:val="1"/>
      <w:marLeft w:val="0"/>
      <w:marRight w:val="0"/>
      <w:marTop w:val="0"/>
      <w:marBottom w:val="0"/>
      <w:divBdr>
        <w:top w:val="none" w:sz="0" w:space="0" w:color="auto"/>
        <w:left w:val="none" w:sz="0" w:space="0" w:color="auto"/>
        <w:bottom w:val="none" w:sz="0" w:space="0" w:color="auto"/>
        <w:right w:val="none" w:sz="0" w:space="0" w:color="auto"/>
      </w:divBdr>
    </w:div>
    <w:div w:id="1163817779">
      <w:bodyDiv w:val="1"/>
      <w:marLeft w:val="0"/>
      <w:marRight w:val="0"/>
      <w:marTop w:val="0"/>
      <w:marBottom w:val="0"/>
      <w:divBdr>
        <w:top w:val="none" w:sz="0" w:space="0" w:color="auto"/>
        <w:left w:val="none" w:sz="0" w:space="0" w:color="auto"/>
        <w:bottom w:val="none" w:sz="0" w:space="0" w:color="auto"/>
        <w:right w:val="none" w:sz="0" w:space="0" w:color="auto"/>
      </w:divBdr>
    </w:div>
    <w:div w:id="1177310255">
      <w:bodyDiv w:val="1"/>
      <w:marLeft w:val="0"/>
      <w:marRight w:val="0"/>
      <w:marTop w:val="0"/>
      <w:marBottom w:val="0"/>
      <w:divBdr>
        <w:top w:val="none" w:sz="0" w:space="0" w:color="auto"/>
        <w:left w:val="none" w:sz="0" w:space="0" w:color="auto"/>
        <w:bottom w:val="none" w:sz="0" w:space="0" w:color="auto"/>
        <w:right w:val="none" w:sz="0" w:space="0" w:color="auto"/>
      </w:divBdr>
    </w:div>
    <w:div w:id="1180775156">
      <w:bodyDiv w:val="1"/>
      <w:marLeft w:val="0"/>
      <w:marRight w:val="0"/>
      <w:marTop w:val="0"/>
      <w:marBottom w:val="0"/>
      <w:divBdr>
        <w:top w:val="none" w:sz="0" w:space="0" w:color="auto"/>
        <w:left w:val="none" w:sz="0" w:space="0" w:color="auto"/>
        <w:bottom w:val="none" w:sz="0" w:space="0" w:color="auto"/>
        <w:right w:val="none" w:sz="0" w:space="0" w:color="auto"/>
      </w:divBdr>
    </w:div>
    <w:div w:id="1181163197">
      <w:bodyDiv w:val="1"/>
      <w:marLeft w:val="0"/>
      <w:marRight w:val="0"/>
      <w:marTop w:val="0"/>
      <w:marBottom w:val="0"/>
      <w:divBdr>
        <w:top w:val="none" w:sz="0" w:space="0" w:color="auto"/>
        <w:left w:val="none" w:sz="0" w:space="0" w:color="auto"/>
        <w:bottom w:val="none" w:sz="0" w:space="0" w:color="auto"/>
        <w:right w:val="none" w:sz="0" w:space="0" w:color="auto"/>
      </w:divBdr>
    </w:div>
    <w:div w:id="1183519571">
      <w:bodyDiv w:val="1"/>
      <w:marLeft w:val="0"/>
      <w:marRight w:val="0"/>
      <w:marTop w:val="0"/>
      <w:marBottom w:val="0"/>
      <w:divBdr>
        <w:top w:val="none" w:sz="0" w:space="0" w:color="auto"/>
        <w:left w:val="none" w:sz="0" w:space="0" w:color="auto"/>
        <w:bottom w:val="none" w:sz="0" w:space="0" w:color="auto"/>
        <w:right w:val="none" w:sz="0" w:space="0" w:color="auto"/>
      </w:divBdr>
    </w:div>
    <w:div w:id="1196036875">
      <w:bodyDiv w:val="1"/>
      <w:marLeft w:val="0"/>
      <w:marRight w:val="0"/>
      <w:marTop w:val="0"/>
      <w:marBottom w:val="0"/>
      <w:divBdr>
        <w:top w:val="none" w:sz="0" w:space="0" w:color="auto"/>
        <w:left w:val="none" w:sz="0" w:space="0" w:color="auto"/>
        <w:bottom w:val="none" w:sz="0" w:space="0" w:color="auto"/>
        <w:right w:val="none" w:sz="0" w:space="0" w:color="auto"/>
      </w:divBdr>
    </w:div>
    <w:div w:id="1197041096">
      <w:bodyDiv w:val="1"/>
      <w:marLeft w:val="0"/>
      <w:marRight w:val="0"/>
      <w:marTop w:val="0"/>
      <w:marBottom w:val="0"/>
      <w:divBdr>
        <w:top w:val="none" w:sz="0" w:space="0" w:color="auto"/>
        <w:left w:val="none" w:sz="0" w:space="0" w:color="auto"/>
        <w:bottom w:val="none" w:sz="0" w:space="0" w:color="auto"/>
        <w:right w:val="none" w:sz="0" w:space="0" w:color="auto"/>
      </w:divBdr>
    </w:div>
    <w:div w:id="1198353724">
      <w:bodyDiv w:val="1"/>
      <w:marLeft w:val="0"/>
      <w:marRight w:val="0"/>
      <w:marTop w:val="0"/>
      <w:marBottom w:val="0"/>
      <w:divBdr>
        <w:top w:val="none" w:sz="0" w:space="0" w:color="auto"/>
        <w:left w:val="none" w:sz="0" w:space="0" w:color="auto"/>
        <w:bottom w:val="none" w:sz="0" w:space="0" w:color="auto"/>
        <w:right w:val="none" w:sz="0" w:space="0" w:color="auto"/>
      </w:divBdr>
    </w:div>
    <w:div w:id="1203908140">
      <w:bodyDiv w:val="1"/>
      <w:marLeft w:val="0"/>
      <w:marRight w:val="0"/>
      <w:marTop w:val="0"/>
      <w:marBottom w:val="0"/>
      <w:divBdr>
        <w:top w:val="none" w:sz="0" w:space="0" w:color="auto"/>
        <w:left w:val="none" w:sz="0" w:space="0" w:color="auto"/>
        <w:bottom w:val="none" w:sz="0" w:space="0" w:color="auto"/>
        <w:right w:val="none" w:sz="0" w:space="0" w:color="auto"/>
      </w:divBdr>
    </w:div>
    <w:div w:id="1213271718">
      <w:bodyDiv w:val="1"/>
      <w:marLeft w:val="0"/>
      <w:marRight w:val="0"/>
      <w:marTop w:val="0"/>
      <w:marBottom w:val="0"/>
      <w:divBdr>
        <w:top w:val="none" w:sz="0" w:space="0" w:color="auto"/>
        <w:left w:val="none" w:sz="0" w:space="0" w:color="auto"/>
        <w:bottom w:val="none" w:sz="0" w:space="0" w:color="auto"/>
        <w:right w:val="none" w:sz="0" w:space="0" w:color="auto"/>
      </w:divBdr>
    </w:div>
    <w:div w:id="1226989796">
      <w:bodyDiv w:val="1"/>
      <w:marLeft w:val="0"/>
      <w:marRight w:val="0"/>
      <w:marTop w:val="0"/>
      <w:marBottom w:val="0"/>
      <w:divBdr>
        <w:top w:val="none" w:sz="0" w:space="0" w:color="auto"/>
        <w:left w:val="none" w:sz="0" w:space="0" w:color="auto"/>
        <w:bottom w:val="none" w:sz="0" w:space="0" w:color="auto"/>
        <w:right w:val="none" w:sz="0" w:space="0" w:color="auto"/>
      </w:divBdr>
    </w:div>
    <w:div w:id="1228613197">
      <w:bodyDiv w:val="1"/>
      <w:marLeft w:val="0"/>
      <w:marRight w:val="0"/>
      <w:marTop w:val="0"/>
      <w:marBottom w:val="0"/>
      <w:divBdr>
        <w:top w:val="none" w:sz="0" w:space="0" w:color="auto"/>
        <w:left w:val="none" w:sz="0" w:space="0" w:color="auto"/>
        <w:bottom w:val="none" w:sz="0" w:space="0" w:color="auto"/>
        <w:right w:val="none" w:sz="0" w:space="0" w:color="auto"/>
      </w:divBdr>
    </w:div>
    <w:div w:id="1231235520">
      <w:bodyDiv w:val="1"/>
      <w:marLeft w:val="0"/>
      <w:marRight w:val="0"/>
      <w:marTop w:val="0"/>
      <w:marBottom w:val="0"/>
      <w:divBdr>
        <w:top w:val="none" w:sz="0" w:space="0" w:color="auto"/>
        <w:left w:val="none" w:sz="0" w:space="0" w:color="auto"/>
        <w:bottom w:val="none" w:sz="0" w:space="0" w:color="auto"/>
        <w:right w:val="none" w:sz="0" w:space="0" w:color="auto"/>
      </w:divBdr>
    </w:div>
    <w:div w:id="1240364511">
      <w:bodyDiv w:val="1"/>
      <w:marLeft w:val="0"/>
      <w:marRight w:val="0"/>
      <w:marTop w:val="0"/>
      <w:marBottom w:val="0"/>
      <w:divBdr>
        <w:top w:val="none" w:sz="0" w:space="0" w:color="auto"/>
        <w:left w:val="none" w:sz="0" w:space="0" w:color="auto"/>
        <w:bottom w:val="none" w:sz="0" w:space="0" w:color="auto"/>
        <w:right w:val="none" w:sz="0" w:space="0" w:color="auto"/>
      </w:divBdr>
    </w:div>
    <w:div w:id="1245871132">
      <w:bodyDiv w:val="1"/>
      <w:marLeft w:val="0"/>
      <w:marRight w:val="0"/>
      <w:marTop w:val="0"/>
      <w:marBottom w:val="0"/>
      <w:divBdr>
        <w:top w:val="none" w:sz="0" w:space="0" w:color="auto"/>
        <w:left w:val="none" w:sz="0" w:space="0" w:color="auto"/>
        <w:bottom w:val="none" w:sz="0" w:space="0" w:color="auto"/>
        <w:right w:val="none" w:sz="0" w:space="0" w:color="auto"/>
      </w:divBdr>
    </w:div>
    <w:div w:id="1254315255">
      <w:bodyDiv w:val="1"/>
      <w:marLeft w:val="0"/>
      <w:marRight w:val="0"/>
      <w:marTop w:val="0"/>
      <w:marBottom w:val="0"/>
      <w:divBdr>
        <w:top w:val="none" w:sz="0" w:space="0" w:color="auto"/>
        <w:left w:val="none" w:sz="0" w:space="0" w:color="auto"/>
        <w:bottom w:val="none" w:sz="0" w:space="0" w:color="auto"/>
        <w:right w:val="none" w:sz="0" w:space="0" w:color="auto"/>
      </w:divBdr>
    </w:div>
    <w:div w:id="1259368044">
      <w:bodyDiv w:val="1"/>
      <w:marLeft w:val="0"/>
      <w:marRight w:val="0"/>
      <w:marTop w:val="0"/>
      <w:marBottom w:val="0"/>
      <w:divBdr>
        <w:top w:val="none" w:sz="0" w:space="0" w:color="auto"/>
        <w:left w:val="none" w:sz="0" w:space="0" w:color="auto"/>
        <w:bottom w:val="none" w:sz="0" w:space="0" w:color="auto"/>
        <w:right w:val="none" w:sz="0" w:space="0" w:color="auto"/>
      </w:divBdr>
    </w:div>
    <w:div w:id="1265921816">
      <w:bodyDiv w:val="1"/>
      <w:marLeft w:val="0"/>
      <w:marRight w:val="0"/>
      <w:marTop w:val="0"/>
      <w:marBottom w:val="0"/>
      <w:divBdr>
        <w:top w:val="none" w:sz="0" w:space="0" w:color="auto"/>
        <w:left w:val="none" w:sz="0" w:space="0" w:color="auto"/>
        <w:bottom w:val="none" w:sz="0" w:space="0" w:color="auto"/>
        <w:right w:val="none" w:sz="0" w:space="0" w:color="auto"/>
      </w:divBdr>
    </w:div>
    <w:div w:id="1278416803">
      <w:bodyDiv w:val="1"/>
      <w:marLeft w:val="0"/>
      <w:marRight w:val="0"/>
      <w:marTop w:val="0"/>
      <w:marBottom w:val="0"/>
      <w:divBdr>
        <w:top w:val="none" w:sz="0" w:space="0" w:color="auto"/>
        <w:left w:val="none" w:sz="0" w:space="0" w:color="auto"/>
        <w:bottom w:val="none" w:sz="0" w:space="0" w:color="auto"/>
        <w:right w:val="none" w:sz="0" w:space="0" w:color="auto"/>
      </w:divBdr>
    </w:div>
    <w:div w:id="1283074035">
      <w:bodyDiv w:val="1"/>
      <w:marLeft w:val="0"/>
      <w:marRight w:val="0"/>
      <w:marTop w:val="0"/>
      <w:marBottom w:val="0"/>
      <w:divBdr>
        <w:top w:val="none" w:sz="0" w:space="0" w:color="auto"/>
        <w:left w:val="none" w:sz="0" w:space="0" w:color="auto"/>
        <w:bottom w:val="none" w:sz="0" w:space="0" w:color="auto"/>
        <w:right w:val="none" w:sz="0" w:space="0" w:color="auto"/>
      </w:divBdr>
    </w:div>
    <w:div w:id="1290741993">
      <w:bodyDiv w:val="1"/>
      <w:marLeft w:val="0"/>
      <w:marRight w:val="0"/>
      <w:marTop w:val="0"/>
      <w:marBottom w:val="0"/>
      <w:divBdr>
        <w:top w:val="none" w:sz="0" w:space="0" w:color="auto"/>
        <w:left w:val="none" w:sz="0" w:space="0" w:color="auto"/>
        <w:bottom w:val="none" w:sz="0" w:space="0" w:color="auto"/>
        <w:right w:val="none" w:sz="0" w:space="0" w:color="auto"/>
      </w:divBdr>
    </w:div>
    <w:div w:id="1294091567">
      <w:bodyDiv w:val="1"/>
      <w:marLeft w:val="0"/>
      <w:marRight w:val="0"/>
      <w:marTop w:val="0"/>
      <w:marBottom w:val="0"/>
      <w:divBdr>
        <w:top w:val="none" w:sz="0" w:space="0" w:color="auto"/>
        <w:left w:val="none" w:sz="0" w:space="0" w:color="auto"/>
        <w:bottom w:val="none" w:sz="0" w:space="0" w:color="auto"/>
        <w:right w:val="none" w:sz="0" w:space="0" w:color="auto"/>
      </w:divBdr>
    </w:div>
    <w:div w:id="1315718810">
      <w:bodyDiv w:val="1"/>
      <w:marLeft w:val="0"/>
      <w:marRight w:val="0"/>
      <w:marTop w:val="0"/>
      <w:marBottom w:val="0"/>
      <w:divBdr>
        <w:top w:val="none" w:sz="0" w:space="0" w:color="auto"/>
        <w:left w:val="none" w:sz="0" w:space="0" w:color="auto"/>
        <w:bottom w:val="none" w:sz="0" w:space="0" w:color="auto"/>
        <w:right w:val="none" w:sz="0" w:space="0" w:color="auto"/>
      </w:divBdr>
    </w:div>
    <w:div w:id="1315914259">
      <w:bodyDiv w:val="1"/>
      <w:marLeft w:val="0"/>
      <w:marRight w:val="0"/>
      <w:marTop w:val="0"/>
      <w:marBottom w:val="0"/>
      <w:divBdr>
        <w:top w:val="none" w:sz="0" w:space="0" w:color="auto"/>
        <w:left w:val="none" w:sz="0" w:space="0" w:color="auto"/>
        <w:bottom w:val="none" w:sz="0" w:space="0" w:color="auto"/>
        <w:right w:val="none" w:sz="0" w:space="0" w:color="auto"/>
      </w:divBdr>
    </w:div>
    <w:div w:id="1361395400">
      <w:bodyDiv w:val="1"/>
      <w:marLeft w:val="0"/>
      <w:marRight w:val="0"/>
      <w:marTop w:val="0"/>
      <w:marBottom w:val="0"/>
      <w:divBdr>
        <w:top w:val="none" w:sz="0" w:space="0" w:color="auto"/>
        <w:left w:val="none" w:sz="0" w:space="0" w:color="auto"/>
        <w:bottom w:val="none" w:sz="0" w:space="0" w:color="auto"/>
        <w:right w:val="none" w:sz="0" w:space="0" w:color="auto"/>
      </w:divBdr>
    </w:div>
    <w:div w:id="1363630222">
      <w:bodyDiv w:val="1"/>
      <w:marLeft w:val="0"/>
      <w:marRight w:val="0"/>
      <w:marTop w:val="0"/>
      <w:marBottom w:val="0"/>
      <w:divBdr>
        <w:top w:val="none" w:sz="0" w:space="0" w:color="auto"/>
        <w:left w:val="none" w:sz="0" w:space="0" w:color="auto"/>
        <w:bottom w:val="none" w:sz="0" w:space="0" w:color="auto"/>
        <w:right w:val="none" w:sz="0" w:space="0" w:color="auto"/>
      </w:divBdr>
    </w:div>
    <w:div w:id="1369648490">
      <w:bodyDiv w:val="1"/>
      <w:marLeft w:val="0"/>
      <w:marRight w:val="0"/>
      <w:marTop w:val="0"/>
      <w:marBottom w:val="0"/>
      <w:divBdr>
        <w:top w:val="none" w:sz="0" w:space="0" w:color="auto"/>
        <w:left w:val="none" w:sz="0" w:space="0" w:color="auto"/>
        <w:bottom w:val="none" w:sz="0" w:space="0" w:color="auto"/>
        <w:right w:val="none" w:sz="0" w:space="0" w:color="auto"/>
      </w:divBdr>
    </w:div>
    <w:div w:id="1393118627">
      <w:bodyDiv w:val="1"/>
      <w:marLeft w:val="0"/>
      <w:marRight w:val="0"/>
      <w:marTop w:val="0"/>
      <w:marBottom w:val="0"/>
      <w:divBdr>
        <w:top w:val="none" w:sz="0" w:space="0" w:color="auto"/>
        <w:left w:val="none" w:sz="0" w:space="0" w:color="auto"/>
        <w:bottom w:val="none" w:sz="0" w:space="0" w:color="auto"/>
        <w:right w:val="none" w:sz="0" w:space="0" w:color="auto"/>
      </w:divBdr>
    </w:div>
    <w:div w:id="1421945763">
      <w:bodyDiv w:val="1"/>
      <w:marLeft w:val="0"/>
      <w:marRight w:val="0"/>
      <w:marTop w:val="0"/>
      <w:marBottom w:val="0"/>
      <w:divBdr>
        <w:top w:val="none" w:sz="0" w:space="0" w:color="auto"/>
        <w:left w:val="none" w:sz="0" w:space="0" w:color="auto"/>
        <w:bottom w:val="none" w:sz="0" w:space="0" w:color="auto"/>
        <w:right w:val="none" w:sz="0" w:space="0" w:color="auto"/>
      </w:divBdr>
    </w:div>
    <w:div w:id="1437020374">
      <w:bodyDiv w:val="1"/>
      <w:marLeft w:val="0"/>
      <w:marRight w:val="0"/>
      <w:marTop w:val="0"/>
      <w:marBottom w:val="0"/>
      <w:divBdr>
        <w:top w:val="none" w:sz="0" w:space="0" w:color="auto"/>
        <w:left w:val="none" w:sz="0" w:space="0" w:color="auto"/>
        <w:bottom w:val="none" w:sz="0" w:space="0" w:color="auto"/>
        <w:right w:val="none" w:sz="0" w:space="0" w:color="auto"/>
      </w:divBdr>
    </w:div>
    <w:div w:id="1448962132">
      <w:bodyDiv w:val="1"/>
      <w:marLeft w:val="0"/>
      <w:marRight w:val="0"/>
      <w:marTop w:val="0"/>
      <w:marBottom w:val="0"/>
      <w:divBdr>
        <w:top w:val="none" w:sz="0" w:space="0" w:color="auto"/>
        <w:left w:val="none" w:sz="0" w:space="0" w:color="auto"/>
        <w:bottom w:val="none" w:sz="0" w:space="0" w:color="auto"/>
        <w:right w:val="none" w:sz="0" w:space="0" w:color="auto"/>
      </w:divBdr>
    </w:div>
    <w:div w:id="1475221532">
      <w:bodyDiv w:val="1"/>
      <w:marLeft w:val="0"/>
      <w:marRight w:val="0"/>
      <w:marTop w:val="0"/>
      <w:marBottom w:val="0"/>
      <w:divBdr>
        <w:top w:val="none" w:sz="0" w:space="0" w:color="auto"/>
        <w:left w:val="none" w:sz="0" w:space="0" w:color="auto"/>
        <w:bottom w:val="none" w:sz="0" w:space="0" w:color="auto"/>
        <w:right w:val="none" w:sz="0" w:space="0" w:color="auto"/>
      </w:divBdr>
    </w:div>
    <w:div w:id="1488859806">
      <w:bodyDiv w:val="1"/>
      <w:marLeft w:val="0"/>
      <w:marRight w:val="0"/>
      <w:marTop w:val="0"/>
      <w:marBottom w:val="0"/>
      <w:divBdr>
        <w:top w:val="none" w:sz="0" w:space="0" w:color="auto"/>
        <w:left w:val="none" w:sz="0" w:space="0" w:color="auto"/>
        <w:bottom w:val="none" w:sz="0" w:space="0" w:color="auto"/>
        <w:right w:val="none" w:sz="0" w:space="0" w:color="auto"/>
      </w:divBdr>
    </w:div>
    <w:div w:id="1525047542">
      <w:bodyDiv w:val="1"/>
      <w:marLeft w:val="0"/>
      <w:marRight w:val="0"/>
      <w:marTop w:val="0"/>
      <w:marBottom w:val="0"/>
      <w:divBdr>
        <w:top w:val="none" w:sz="0" w:space="0" w:color="auto"/>
        <w:left w:val="none" w:sz="0" w:space="0" w:color="auto"/>
        <w:bottom w:val="none" w:sz="0" w:space="0" w:color="auto"/>
        <w:right w:val="none" w:sz="0" w:space="0" w:color="auto"/>
      </w:divBdr>
    </w:div>
    <w:div w:id="1537548605">
      <w:bodyDiv w:val="1"/>
      <w:marLeft w:val="0"/>
      <w:marRight w:val="0"/>
      <w:marTop w:val="0"/>
      <w:marBottom w:val="0"/>
      <w:divBdr>
        <w:top w:val="none" w:sz="0" w:space="0" w:color="auto"/>
        <w:left w:val="none" w:sz="0" w:space="0" w:color="auto"/>
        <w:bottom w:val="none" w:sz="0" w:space="0" w:color="auto"/>
        <w:right w:val="none" w:sz="0" w:space="0" w:color="auto"/>
      </w:divBdr>
    </w:div>
    <w:div w:id="1549224077">
      <w:bodyDiv w:val="1"/>
      <w:marLeft w:val="0"/>
      <w:marRight w:val="0"/>
      <w:marTop w:val="0"/>
      <w:marBottom w:val="0"/>
      <w:divBdr>
        <w:top w:val="none" w:sz="0" w:space="0" w:color="auto"/>
        <w:left w:val="none" w:sz="0" w:space="0" w:color="auto"/>
        <w:bottom w:val="none" w:sz="0" w:space="0" w:color="auto"/>
        <w:right w:val="none" w:sz="0" w:space="0" w:color="auto"/>
      </w:divBdr>
    </w:div>
    <w:div w:id="1556694910">
      <w:bodyDiv w:val="1"/>
      <w:marLeft w:val="0"/>
      <w:marRight w:val="0"/>
      <w:marTop w:val="0"/>
      <w:marBottom w:val="0"/>
      <w:divBdr>
        <w:top w:val="none" w:sz="0" w:space="0" w:color="auto"/>
        <w:left w:val="none" w:sz="0" w:space="0" w:color="auto"/>
        <w:bottom w:val="none" w:sz="0" w:space="0" w:color="auto"/>
        <w:right w:val="none" w:sz="0" w:space="0" w:color="auto"/>
      </w:divBdr>
    </w:div>
    <w:div w:id="1557088051">
      <w:bodyDiv w:val="1"/>
      <w:marLeft w:val="0"/>
      <w:marRight w:val="0"/>
      <w:marTop w:val="0"/>
      <w:marBottom w:val="0"/>
      <w:divBdr>
        <w:top w:val="none" w:sz="0" w:space="0" w:color="auto"/>
        <w:left w:val="none" w:sz="0" w:space="0" w:color="auto"/>
        <w:bottom w:val="none" w:sz="0" w:space="0" w:color="auto"/>
        <w:right w:val="none" w:sz="0" w:space="0" w:color="auto"/>
      </w:divBdr>
    </w:div>
    <w:div w:id="1592660618">
      <w:bodyDiv w:val="1"/>
      <w:marLeft w:val="0"/>
      <w:marRight w:val="0"/>
      <w:marTop w:val="0"/>
      <w:marBottom w:val="0"/>
      <w:divBdr>
        <w:top w:val="none" w:sz="0" w:space="0" w:color="auto"/>
        <w:left w:val="none" w:sz="0" w:space="0" w:color="auto"/>
        <w:bottom w:val="none" w:sz="0" w:space="0" w:color="auto"/>
        <w:right w:val="none" w:sz="0" w:space="0" w:color="auto"/>
      </w:divBdr>
    </w:div>
    <w:div w:id="1595939396">
      <w:bodyDiv w:val="1"/>
      <w:marLeft w:val="0"/>
      <w:marRight w:val="0"/>
      <w:marTop w:val="0"/>
      <w:marBottom w:val="0"/>
      <w:divBdr>
        <w:top w:val="none" w:sz="0" w:space="0" w:color="auto"/>
        <w:left w:val="none" w:sz="0" w:space="0" w:color="auto"/>
        <w:bottom w:val="none" w:sz="0" w:space="0" w:color="auto"/>
        <w:right w:val="none" w:sz="0" w:space="0" w:color="auto"/>
      </w:divBdr>
    </w:div>
    <w:div w:id="1600455568">
      <w:bodyDiv w:val="1"/>
      <w:marLeft w:val="0"/>
      <w:marRight w:val="0"/>
      <w:marTop w:val="0"/>
      <w:marBottom w:val="0"/>
      <w:divBdr>
        <w:top w:val="none" w:sz="0" w:space="0" w:color="auto"/>
        <w:left w:val="none" w:sz="0" w:space="0" w:color="auto"/>
        <w:bottom w:val="none" w:sz="0" w:space="0" w:color="auto"/>
        <w:right w:val="none" w:sz="0" w:space="0" w:color="auto"/>
      </w:divBdr>
    </w:div>
    <w:div w:id="1603755452">
      <w:bodyDiv w:val="1"/>
      <w:marLeft w:val="0"/>
      <w:marRight w:val="0"/>
      <w:marTop w:val="0"/>
      <w:marBottom w:val="0"/>
      <w:divBdr>
        <w:top w:val="none" w:sz="0" w:space="0" w:color="auto"/>
        <w:left w:val="none" w:sz="0" w:space="0" w:color="auto"/>
        <w:bottom w:val="none" w:sz="0" w:space="0" w:color="auto"/>
        <w:right w:val="none" w:sz="0" w:space="0" w:color="auto"/>
      </w:divBdr>
    </w:div>
    <w:div w:id="1605308155">
      <w:bodyDiv w:val="1"/>
      <w:marLeft w:val="0"/>
      <w:marRight w:val="0"/>
      <w:marTop w:val="0"/>
      <w:marBottom w:val="0"/>
      <w:divBdr>
        <w:top w:val="none" w:sz="0" w:space="0" w:color="auto"/>
        <w:left w:val="none" w:sz="0" w:space="0" w:color="auto"/>
        <w:bottom w:val="none" w:sz="0" w:space="0" w:color="auto"/>
        <w:right w:val="none" w:sz="0" w:space="0" w:color="auto"/>
      </w:divBdr>
    </w:div>
    <w:div w:id="1605842741">
      <w:bodyDiv w:val="1"/>
      <w:marLeft w:val="0"/>
      <w:marRight w:val="0"/>
      <w:marTop w:val="0"/>
      <w:marBottom w:val="0"/>
      <w:divBdr>
        <w:top w:val="none" w:sz="0" w:space="0" w:color="auto"/>
        <w:left w:val="none" w:sz="0" w:space="0" w:color="auto"/>
        <w:bottom w:val="none" w:sz="0" w:space="0" w:color="auto"/>
        <w:right w:val="none" w:sz="0" w:space="0" w:color="auto"/>
      </w:divBdr>
    </w:div>
    <w:div w:id="1611550633">
      <w:bodyDiv w:val="1"/>
      <w:marLeft w:val="0"/>
      <w:marRight w:val="0"/>
      <w:marTop w:val="0"/>
      <w:marBottom w:val="0"/>
      <w:divBdr>
        <w:top w:val="none" w:sz="0" w:space="0" w:color="auto"/>
        <w:left w:val="none" w:sz="0" w:space="0" w:color="auto"/>
        <w:bottom w:val="none" w:sz="0" w:space="0" w:color="auto"/>
        <w:right w:val="none" w:sz="0" w:space="0" w:color="auto"/>
      </w:divBdr>
    </w:div>
    <w:div w:id="1611935046">
      <w:bodyDiv w:val="1"/>
      <w:marLeft w:val="0"/>
      <w:marRight w:val="0"/>
      <w:marTop w:val="0"/>
      <w:marBottom w:val="0"/>
      <w:divBdr>
        <w:top w:val="none" w:sz="0" w:space="0" w:color="auto"/>
        <w:left w:val="none" w:sz="0" w:space="0" w:color="auto"/>
        <w:bottom w:val="none" w:sz="0" w:space="0" w:color="auto"/>
        <w:right w:val="none" w:sz="0" w:space="0" w:color="auto"/>
      </w:divBdr>
    </w:div>
    <w:div w:id="1640576436">
      <w:bodyDiv w:val="1"/>
      <w:marLeft w:val="0"/>
      <w:marRight w:val="0"/>
      <w:marTop w:val="0"/>
      <w:marBottom w:val="0"/>
      <w:divBdr>
        <w:top w:val="none" w:sz="0" w:space="0" w:color="auto"/>
        <w:left w:val="none" w:sz="0" w:space="0" w:color="auto"/>
        <w:bottom w:val="none" w:sz="0" w:space="0" w:color="auto"/>
        <w:right w:val="none" w:sz="0" w:space="0" w:color="auto"/>
      </w:divBdr>
    </w:div>
    <w:div w:id="1655717510">
      <w:bodyDiv w:val="1"/>
      <w:marLeft w:val="0"/>
      <w:marRight w:val="0"/>
      <w:marTop w:val="0"/>
      <w:marBottom w:val="0"/>
      <w:divBdr>
        <w:top w:val="none" w:sz="0" w:space="0" w:color="auto"/>
        <w:left w:val="none" w:sz="0" w:space="0" w:color="auto"/>
        <w:bottom w:val="none" w:sz="0" w:space="0" w:color="auto"/>
        <w:right w:val="none" w:sz="0" w:space="0" w:color="auto"/>
      </w:divBdr>
    </w:div>
    <w:div w:id="1657226241">
      <w:bodyDiv w:val="1"/>
      <w:marLeft w:val="0"/>
      <w:marRight w:val="0"/>
      <w:marTop w:val="0"/>
      <w:marBottom w:val="0"/>
      <w:divBdr>
        <w:top w:val="none" w:sz="0" w:space="0" w:color="auto"/>
        <w:left w:val="none" w:sz="0" w:space="0" w:color="auto"/>
        <w:bottom w:val="none" w:sz="0" w:space="0" w:color="auto"/>
        <w:right w:val="none" w:sz="0" w:space="0" w:color="auto"/>
      </w:divBdr>
    </w:div>
    <w:div w:id="1682925498">
      <w:bodyDiv w:val="1"/>
      <w:marLeft w:val="0"/>
      <w:marRight w:val="0"/>
      <w:marTop w:val="0"/>
      <w:marBottom w:val="0"/>
      <w:divBdr>
        <w:top w:val="none" w:sz="0" w:space="0" w:color="auto"/>
        <w:left w:val="none" w:sz="0" w:space="0" w:color="auto"/>
        <w:bottom w:val="none" w:sz="0" w:space="0" w:color="auto"/>
        <w:right w:val="none" w:sz="0" w:space="0" w:color="auto"/>
      </w:divBdr>
    </w:div>
    <w:div w:id="1691100641">
      <w:bodyDiv w:val="1"/>
      <w:marLeft w:val="0"/>
      <w:marRight w:val="0"/>
      <w:marTop w:val="0"/>
      <w:marBottom w:val="0"/>
      <w:divBdr>
        <w:top w:val="none" w:sz="0" w:space="0" w:color="auto"/>
        <w:left w:val="none" w:sz="0" w:space="0" w:color="auto"/>
        <w:bottom w:val="none" w:sz="0" w:space="0" w:color="auto"/>
        <w:right w:val="none" w:sz="0" w:space="0" w:color="auto"/>
      </w:divBdr>
    </w:div>
    <w:div w:id="1696033999">
      <w:bodyDiv w:val="1"/>
      <w:marLeft w:val="0"/>
      <w:marRight w:val="0"/>
      <w:marTop w:val="0"/>
      <w:marBottom w:val="0"/>
      <w:divBdr>
        <w:top w:val="none" w:sz="0" w:space="0" w:color="auto"/>
        <w:left w:val="none" w:sz="0" w:space="0" w:color="auto"/>
        <w:bottom w:val="none" w:sz="0" w:space="0" w:color="auto"/>
        <w:right w:val="none" w:sz="0" w:space="0" w:color="auto"/>
      </w:divBdr>
    </w:div>
    <w:div w:id="1696689081">
      <w:bodyDiv w:val="1"/>
      <w:marLeft w:val="0"/>
      <w:marRight w:val="0"/>
      <w:marTop w:val="0"/>
      <w:marBottom w:val="0"/>
      <w:divBdr>
        <w:top w:val="none" w:sz="0" w:space="0" w:color="auto"/>
        <w:left w:val="none" w:sz="0" w:space="0" w:color="auto"/>
        <w:bottom w:val="none" w:sz="0" w:space="0" w:color="auto"/>
        <w:right w:val="none" w:sz="0" w:space="0" w:color="auto"/>
      </w:divBdr>
    </w:div>
    <w:div w:id="1698504211">
      <w:bodyDiv w:val="1"/>
      <w:marLeft w:val="0"/>
      <w:marRight w:val="0"/>
      <w:marTop w:val="0"/>
      <w:marBottom w:val="0"/>
      <w:divBdr>
        <w:top w:val="none" w:sz="0" w:space="0" w:color="auto"/>
        <w:left w:val="none" w:sz="0" w:space="0" w:color="auto"/>
        <w:bottom w:val="none" w:sz="0" w:space="0" w:color="auto"/>
        <w:right w:val="none" w:sz="0" w:space="0" w:color="auto"/>
      </w:divBdr>
    </w:div>
    <w:div w:id="1718891828">
      <w:bodyDiv w:val="1"/>
      <w:marLeft w:val="0"/>
      <w:marRight w:val="0"/>
      <w:marTop w:val="0"/>
      <w:marBottom w:val="0"/>
      <w:divBdr>
        <w:top w:val="none" w:sz="0" w:space="0" w:color="auto"/>
        <w:left w:val="none" w:sz="0" w:space="0" w:color="auto"/>
        <w:bottom w:val="none" w:sz="0" w:space="0" w:color="auto"/>
        <w:right w:val="none" w:sz="0" w:space="0" w:color="auto"/>
      </w:divBdr>
    </w:div>
    <w:div w:id="1721395907">
      <w:bodyDiv w:val="1"/>
      <w:marLeft w:val="0"/>
      <w:marRight w:val="0"/>
      <w:marTop w:val="0"/>
      <w:marBottom w:val="0"/>
      <w:divBdr>
        <w:top w:val="none" w:sz="0" w:space="0" w:color="auto"/>
        <w:left w:val="none" w:sz="0" w:space="0" w:color="auto"/>
        <w:bottom w:val="none" w:sz="0" w:space="0" w:color="auto"/>
        <w:right w:val="none" w:sz="0" w:space="0" w:color="auto"/>
      </w:divBdr>
    </w:div>
    <w:div w:id="1721593453">
      <w:bodyDiv w:val="1"/>
      <w:marLeft w:val="0"/>
      <w:marRight w:val="0"/>
      <w:marTop w:val="0"/>
      <w:marBottom w:val="0"/>
      <w:divBdr>
        <w:top w:val="none" w:sz="0" w:space="0" w:color="auto"/>
        <w:left w:val="none" w:sz="0" w:space="0" w:color="auto"/>
        <w:bottom w:val="none" w:sz="0" w:space="0" w:color="auto"/>
        <w:right w:val="none" w:sz="0" w:space="0" w:color="auto"/>
      </w:divBdr>
    </w:div>
    <w:div w:id="1721828069">
      <w:bodyDiv w:val="1"/>
      <w:marLeft w:val="0"/>
      <w:marRight w:val="0"/>
      <w:marTop w:val="0"/>
      <w:marBottom w:val="0"/>
      <w:divBdr>
        <w:top w:val="none" w:sz="0" w:space="0" w:color="auto"/>
        <w:left w:val="none" w:sz="0" w:space="0" w:color="auto"/>
        <w:bottom w:val="none" w:sz="0" w:space="0" w:color="auto"/>
        <w:right w:val="none" w:sz="0" w:space="0" w:color="auto"/>
      </w:divBdr>
    </w:div>
    <w:div w:id="1724670008">
      <w:bodyDiv w:val="1"/>
      <w:marLeft w:val="0"/>
      <w:marRight w:val="0"/>
      <w:marTop w:val="0"/>
      <w:marBottom w:val="0"/>
      <w:divBdr>
        <w:top w:val="none" w:sz="0" w:space="0" w:color="auto"/>
        <w:left w:val="none" w:sz="0" w:space="0" w:color="auto"/>
        <w:bottom w:val="none" w:sz="0" w:space="0" w:color="auto"/>
        <w:right w:val="none" w:sz="0" w:space="0" w:color="auto"/>
      </w:divBdr>
    </w:div>
    <w:div w:id="1731688366">
      <w:bodyDiv w:val="1"/>
      <w:marLeft w:val="0"/>
      <w:marRight w:val="0"/>
      <w:marTop w:val="0"/>
      <w:marBottom w:val="0"/>
      <w:divBdr>
        <w:top w:val="none" w:sz="0" w:space="0" w:color="auto"/>
        <w:left w:val="none" w:sz="0" w:space="0" w:color="auto"/>
        <w:bottom w:val="none" w:sz="0" w:space="0" w:color="auto"/>
        <w:right w:val="none" w:sz="0" w:space="0" w:color="auto"/>
      </w:divBdr>
    </w:div>
    <w:div w:id="1735425609">
      <w:bodyDiv w:val="1"/>
      <w:marLeft w:val="0"/>
      <w:marRight w:val="0"/>
      <w:marTop w:val="0"/>
      <w:marBottom w:val="0"/>
      <w:divBdr>
        <w:top w:val="none" w:sz="0" w:space="0" w:color="auto"/>
        <w:left w:val="none" w:sz="0" w:space="0" w:color="auto"/>
        <w:bottom w:val="none" w:sz="0" w:space="0" w:color="auto"/>
        <w:right w:val="none" w:sz="0" w:space="0" w:color="auto"/>
      </w:divBdr>
    </w:div>
    <w:div w:id="1737510692">
      <w:bodyDiv w:val="1"/>
      <w:marLeft w:val="0"/>
      <w:marRight w:val="0"/>
      <w:marTop w:val="0"/>
      <w:marBottom w:val="0"/>
      <w:divBdr>
        <w:top w:val="none" w:sz="0" w:space="0" w:color="auto"/>
        <w:left w:val="none" w:sz="0" w:space="0" w:color="auto"/>
        <w:bottom w:val="none" w:sz="0" w:space="0" w:color="auto"/>
        <w:right w:val="none" w:sz="0" w:space="0" w:color="auto"/>
      </w:divBdr>
    </w:div>
    <w:div w:id="1749188499">
      <w:bodyDiv w:val="1"/>
      <w:marLeft w:val="0"/>
      <w:marRight w:val="0"/>
      <w:marTop w:val="0"/>
      <w:marBottom w:val="0"/>
      <w:divBdr>
        <w:top w:val="none" w:sz="0" w:space="0" w:color="auto"/>
        <w:left w:val="none" w:sz="0" w:space="0" w:color="auto"/>
        <w:bottom w:val="none" w:sz="0" w:space="0" w:color="auto"/>
        <w:right w:val="none" w:sz="0" w:space="0" w:color="auto"/>
      </w:divBdr>
    </w:div>
    <w:div w:id="1770271843">
      <w:bodyDiv w:val="1"/>
      <w:marLeft w:val="0"/>
      <w:marRight w:val="0"/>
      <w:marTop w:val="0"/>
      <w:marBottom w:val="0"/>
      <w:divBdr>
        <w:top w:val="none" w:sz="0" w:space="0" w:color="auto"/>
        <w:left w:val="none" w:sz="0" w:space="0" w:color="auto"/>
        <w:bottom w:val="none" w:sz="0" w:space="0" w:color="auto"/>
        <w:right w:val="none" w:sz="0" w:space="0" w:color="auto"/>
      </w:divBdr>
    </w:div>
    <w:div w:id="1771655462">
      <w:bodyDiv w:val="1"/>
      <w:marLeft w:val="0"/>
      <w:marRight w:val="0"/>
      <w:marTop w:val="0"/>
      <w:marBottom w:val="0"/>
      <w:divBdr>
        <w:top w:val="none" w:sz="0" w:space="0" w:color="auto"/>
        <w:left w:val="none" w:sz="0" w:space="0" w:color="auto"/>
        <w:bottom w:val="none" w:sz="0" w:space="0" w:color="auto"/>
        <w:right w:val="none" w:sz="0" w:space="0" w:color="auto"/>
      </w:divBdr>
    </w:div>
    <w:div w:id="1777747423">
      <w:bodyDiv w:val="1"/>
      <w:marLeft w:val="0"/>
      <w:marRight w:val="0"/>
      <w:marTop w:val="0"/>
      <w:marBottom w:val="0"/>
      <w:divBdr>
        <w:top w:val="none" w:sz="0" w:space="0" w:color="auto"/>
        <w:left w:val="none" w:sz="0" w:space="0" w:color="auto"/>
        <w:bottom w:val="none" w:sz="0" w:space="0" w:color="auto"/>
        <w:right w:val="none" w:sz="0" w:space="0" w:color="auto"/>
      </w:divBdr>
    </w:div>
    <w:div w:id="1785536789">
      <w:bodyDiv w:val="1"/>
      <w:marLeft w:val="0"/>
      <w:marRight w:val="0"/>
      <w:marTop w:val="0"/>
      <w:marBottom w:val="0"/>
      <w:divBdr>
        <w:top w:val="none" w:sz="0" w:space="0" w:color="auto"/>
        <w:left w:val="none" w:sz="0" w:space="0" w:color="auto"/>
        <w:bottom w:val="none" w:sz="0" w:space="0" w:color="auto"/>
        <w:right w:val="none" w:sz="0" w:space="0" w:color="auto"/>
      </w:divBdr>
    </w:div>
    <w:div w:id="1793746214">
      <w:bodyDiv w:val="1"/>
      <w:marLeft w:val="0"/>
      <w:marRight w:val="0"/>
      <w:marTop w:val="0"/>
      <w:marBottom w:val="0"/>
      <w:divBdr>
        <w:top w:val="none" w:sz="0" w:space="0" w:color="auto"/>
        <w:left w:val="none" w:sz="0" w:space="0" w:color="auto"/>
        <w:bottom w:val="none" w:sz="0" w:space="0" w:color="auto"/>
        <w:right w:val="none" w:sz="0" w:space="0" w:color="auto"/>
      </w:divBdr>
    </w:div>
    <w:div w:id="1797872196">
      <w:bodyDiv w:val="1"/>
      <w:marLeft w:val="0"/>
      <w:marRight w:val="0"/>
      <w:marTop w:val="0"/>
      <w:marBottom w:val="0"/>
      <w:divBdr>
        <w:top w:val="none" w:sz="0" w:space="0" w:color="auto"/>
        <w:left w:val="none" w:sz="0" w:space="0" w:color="auto"/>
        <w:bottom w:val="none" w:sz="0" w:space="0" w:color="auto"/>
        <w:right w:val="none" w:sz="0" w:space="0" w:color="auto"/>
      </w:divBdr>
    </w:div>
    <w:div w:id="1798527568">
      <w:bodyDiv w:val="1"/>
      <w:marLeft w:val="0"/>
      <w:marRight w:val="0"/>
      <w:marTop w:val="0"/>
      <w:marBottom w:val="0"/>
      <w:divBdr>
        <w:top w:val="none" w:sz="0" w:space="0" w:color="auto"/>
        <w:left w:val="none" w:sz="0" w:space="0" w:color="auto"/>
        <w:bottom w:val="none" w:sz="0" w:space="0" w:color="auto"/>
        <w:right w:val="none" w:sz="0" w:space="0" w:color="auto"/>
      </w:divBdr>
    </w:div>
    <w:div w:id="1808083095">
      <w:bodyDiv w:val="1"/>
      <w:marLeft w:val="0"/>
      <w:marRight w:val="0"/>
      <w:marTop w:val="0"/>
      <w:marBottom w:val="0"/>
      <w:divBdr>
        <w:top w:val="none" w:sz="0" w:space="0" w:color="auto"/>
        <w:left w:val="none" w:sz="0" w:space="0" w:color="auto"/>
        <w:bottom w:val="none" w:sz="0" w:space="0" w:color="auto"/>
        <w:right w:val="none" w:sz="0" w:space="0" w:color="auto"/>
      </w:divBdr>
    </w:div>
    <w:div w:id="1821380294">
      <w:bodyDiv w:val="1"/>
      <w:marLeft w:val="0"/>
      <w:marRight w:val="0"/>
      <w:marTop w:val="0"/>
      <w:marBottom w:val="0"/>
      <w:divBdr>
        <w:top w:val="none" w:sz="0" w:space="0" w:color="auto"/>
        <w:left w:val="none" w:sz="0" w:space="0" w:color="auto"/>
        <w:bottom w:val="none" w:sz="0" w:space="0" w:color="auto"/>
        <w:right w:val="none" w:sz="0" w:space="0" w:color="auto"/>
      </w:divBdr>
    </w:div>
    <w:div w:id="1850483442">
      <w:bodyDiv w:val="1"/>
      <w:marLeft w:val="0"/>
      <w:marRight w:val="0"/>
      <w:marTop w:val="0"/>
      <w:marBottom w:val="0"/>
      <w:divBdr>
        <w:top w:val="none" w:sz="0" w:space="0" w:color="auto"/>
        <w:left w:val="none" w:sz="0" w:space="0" w:color="auto"/>
        <w:bottom w:val="none" w:sz="0" w:space="0" w:color="auto"/>
        <w:right w:val="none" w:sz="0" w:space="0" w:color="auto"/>
      </w:divBdr>
    </w:div>
    <w:div w:id="1852254291">
      <w:bodyDiv w:val="1"/>
      <w:marLeft w:val="0"/>
      <w:marRight w:val="0"/>
      <w:marTop w:val="0"/>
      <w:marBottom w:val="0"/>
      <w:divBdr>
        <w:top w:val="none" w:sz="0" w:space="0" w:color="auto"/>
        <w:left w:val="none" w:sz="0" w:space="0" w:color="auto"/>
        <w:bottom w:val="none" w:sz="0" w:space="0" w:color="auto"/>
        <w:right w:val="none" w:sz="0" w:space="0" w:color="auto"/>
      </w:divBdr>
    </w:div>
    <w:div w:id="1852332623">
      <w:bodyDiv w:val="1"/>
      <w:marLeft w:val="0"/>
      <w:marRight w:val="0"/>
      <w:marTop w:val="0"/>
      <w:marBottom w:val="0"/>
      <w:divBdr>
        <w:top w:val="none" w:sz="0" w:space="0" w:color="auto"/>
        <w:left w:val="none" w:sz="0" w:space="0" w:color="auto"/>
        <w:bottom w:val="none" w:sz="0" w:space="0" w:color="auto"/>
        <w:right w:val="none" w:sz="0" w:space="0" w:color="auto"/>
      </w:divBdr>
    </w:div>
    <w:div w:id="1853253399">
      <w:bodyDiv w:val="1"/>
      <w:marLeft w:val="0"/>
      <w:marRight w:val="0"/>
      <w:marTop w:val="0"/>
      <w:marBottom w:val="0"/>
      <w:divBdr>
        <w:top w:val="none" w:sz="0" w:space="0" w:color="auto"/>
        <w:left w:val="none" w:sz="0" w:space="0" w:color="auto"/>
        <w:bottom w:val="none" w:sz="0" w:space="0" w:color="auto"/>
        <w:right w:val="none" w:sz="0" w:space="0" w:color="auto"/>
      </w:divBdr>
    </w:div>
    <w:div w:id="1861116332">
      <w:bodyDiv w:val="1"/>
      <w:marLeft w:val="0"/>
      <w:marRight w:val="0"/>
      <w:marTop w:val="0"/>
      <w:marBottom w:val="0"/>
      <w:divBdr>
        <w:top w:val="none" w:sz="0" w:space="0" w:color="auto"/>
        <w:left w:val="none" w:sz="0" w:space="0" w:color="auto"/>
        <w:bottom w:val="none" w:sz="0" w:space="0" w:color="auto"/>
        <w:right w:val="none" w:sz="0" w:space="0" w:color="auto"/>
      </w:divBdr>
    </w:div>
    <w:div w:id="1867669364">
      <w:bodyDiv w:val="1"/>
      <w:marLeft w:val="0"/>
      <w:marRight w:val="0"/>
      <w:marTop w:val="0"/>
      <w:marBottom w:val="0"/>
      <w:divBdr>
        <w:top w:val="none" w:sz="0" w:space="0" w:color="auto"/>
        <w:left w:val="none" w:sz="0" w:space="0" w:color="auto"/>
        <w:bottom w:val="none" w:sz="0" w:space="0" w:color="auto"/>
        <w:right w:val="none" w:sz="0" w:space="0" w:color="auto"/>
      </w:divBdr>
    </w:div>
    <w:div w:id="1875802190">
      <w:bodyDiv w:val="1"/>
      <w:marLeft w:val="0"/>
      <w:marRight w:val="0"/>
      <w:marTop w:val="0"/>
      <w:marBottom w:val="0"/>
      <w:divBdr>
        <w:top w:val="none" w:sz="0" w:space="0" w:color="auto"/>
        <w:left w:val="none" w:sz="0" w:space="0" w:color="auto"/>
        <w:bottom w:val="none" w:sz="0" w:space="0" w:color="auto"/>
        <w:right w:val="none" w:sz="0" w:space="0" w:color="auto"/>
      </w:divBdr>
    </w:div>
    <w:div w:id="1893345827">
      <w:bodyDiv w:val="1"/>
      <w:marLeft w:val="0"/>
      <w:marRight w:val="0"/>
      <w:marTop w:val="0"/>
      <w:marBottom w:val="0"/>
      <w:divBdr>
        <w:top w:val="none" w:sz="0" w:space="0" w:color="auto"/>
        <w:left w:val="none" w:sz="0" w:space="0" w:color="auto"/>
        <w:bottom w:val="none" w:sz="0" w:space="0" w:color="auto"/>
        <w:right w:val="none" w:sz="0" w:space="0" w:color="auto"/>
      </w:divBdr>
    </w:div>
    <w:div w:id="1899513107">
      <w:bodyDiv w:val="1"/>
      <w:marLeft w:val="0"/>
      <w:marRight w:val="0"/>
      <w:marTop w:val="0"/>
      <w:marBottom w:val="0"/>
      <w:divBdr>
        <w:top w:val="none" w:sz="0" w:space="0" w:color="auto"/>
        <w:left w:val="none" w:sz="0" w:space="0" w:color="auto"/>
        <w:bottom w:val="none" w:sz="0" w:space="0" w:color="auto"/>
        <w:right w:val="none" w:sz="0" w:space="0" w:color="auto"/>
      </w:divBdr>
    </w:div>
    <w:div w:id="1900940565">
      <w:bodyDiv w:val="1"/>
      <w:marLeft w:val="0"/>
      <w:marRight w:val="0"/>
      <w:marTop w:val="0"/>
      <w:marBottom w:val="0"/>
      <w:divBdr>
        <w:top w:val="none" w:sz="0" w:space="0" w:color="auto"/>
        <w:left w:val="none" w:sz="0" w:space="0" w:color="auto"/>
        <w:bottom w:val="none" w:sz="0" w:space="0" w:color="auto"/>
        <w:right w:val="none" w:sz="0" w:space="0" w:color="auto"/>
      </w:divBdr>
    </w:div>
    <w:div w:id="1920626765">
      <w:bodyDiv w:val="1"/>
      <w:marLeft w:val="0"/>
      <w:marRight w:val="0"/>
      <w:marTop w:val="0"/>
      <w:marBottom w:val="0"/>
      <w:divBdr>
        <w:top w:val="none" w:sz="0" w:space="0" w:color="auto"/>
        <w:left w:val="none" w:sz="0" w:space="0" w:color="auto"/>
        <w:bottom w:val="none" w:sz="0" w:space="0" w:color="auto"/>
        <w:right w:val="none" w:sz="0" w:space="0" w:color="auto"/>
      </w:divBdr>
    </w:div>
    <w:div w:id="1932735806">
      <w:bodyDiv w:val="1"/>
      <w:marLeft w:val="0"/>
      <w:marRight w:val="0"/>
      <w:marTop w:val="0"/>
      <w:marBottom w:val="0"/>
      <w:divBdr>
        <w:top w:val="none" w:sz="0" w:space="0" w:color="auto"/>
        <w:left w:val="none" w:sz="0" w:space="0" w:color="auto"/>
        <w:bottom w:val="none" w:sz="0" w:space="0" w:color="auto"/>
        <w:right w:val="none" w:sz="0" w:space="0" w:color="auto"/>
      </w:divBdr>
    </w:div>
    <w:div w:id="1937901439">
      <w:bodyDiv w:val="1"/>
      <w:marLeft w:val="0"/>
      <w:marRight w:val="0"/>
      <w:marTop w:val="0"/>
      <w:marBottom w:val="0"/>
      <w:divBdr>
        <w:top w:val="none" w:sz="0" w:space="0" w:color="auto"/>
        <w:left w:val="none" w:sz="0" w:space="0" w:color="auto"/>
        <w:bottom w:val="none" w:sz="0" w:space="0" w:color="auto"/>
        <w:right w:val="none" w:sz="0" w:space="0" w:color="auto"/>
      </w:divBdr>
    </w:div>
    <w:div w:id="1965651475">
      <w:bodyDiv w:val="1"/>
      <w:marLeft w:val="0"/>
      <w:marRight w:val="0"/>
      <w:marTop w:val="0"/>
      <w:marBottom w:val="0"/>
      <w:divBdr>
        <w:top w:val="none" w:sz="0" w:space="0" w:color="auto"/>
        <w:left w:val="none" w:sz="0" w:space="0" w:color="auto"/>
        <w:bottom w:val="none" w:sz="0" w:space="0" w:color="auto"/>
        <w:right w:val="none" w:sz="0" w:space="0" w:color="auto"/>
      </w:divBdr>
    </w:div>
    <w:div w:id="1968468716">
      <w:bodyDiv w:val="1"/>
      <w:marLeft w:val="0"/>
      <w:marRight w:val="0"/>
      <w:marTop w:val="0"/>
      <w:marBottom w:val="0"/>
      <w:divBdr>
        <w:top w:val="none" w:sz="0" w:space="0" w:color="auto"/>
        <w:left w:val="none" w:sz="0" w:space="0" w:color="auto"/>
        <w:bottom w:val="none" w:sz="0" w:space="0" w:color="auto"/>
        <w:right w:val="none" w:sz="0" w:space="0" w:color="auto"/>
      </w:divBdr>
    </w:div>
    <w:div w:id="1969892083">
      <w:bodyDiv w:val="1"/>
      <w:marLeft w:val="0"/>
      <w:marRight w:val="0"/>
      <w:marTop w:val="0"/>
      <w:marBottom w:val="0"/>
      <w:divBdr>
        <w:top w:val="none" w:sz="0" w:space="0" w:color="auto"/>
        <w:left w:val="none" w:sz="0" w:space="0" w:color="auto"/>
        <w:bottom w:val="none" w:sz="0" w:space="0" w:color="auto"/>
        <w:right w:val="none" w:sz="0" w:space="0" w:color="auto"/>
      </w:divBdr>
    </w:div>
    <w:div w:id="1999923212">
      <w:bodyDiv w:val="1"/>
      <w:marLeft w:val="0"/>
      <w:marRight w:val="0"/>
      <w:marTop w:val="0"/>
      <w:marBottom w:val="0"/>
      <w:divBdr>
        <w:top w:val="none" w:sz="0" w:space="0" w:color="auto"/>
        <w:left w:val="none" w:sz="0" w:space="0" w:color="auto"/>
        <w:bottom w:val="none" w:sz="0" w:space="0" w:color="auto"/>
        <w:right w:val="none" w:sz="0" w:space="0" w:color="auto"/>
      </w:divBdr>
    </w:div>
    <w:div w:id="2014606794">
      <w:bodyDiv w:val="1"/>
      <w:marLeft w:val="0"/>
      <w:marRight w:val="0"/>
      <w:marTop w:val="0"/>
      <w:marBottom w:val="0"/>
      <w:divBdr>
        <w:top w:val="none" w:sz="0" w:space="0" w:color="auto"/>
        <w:left w:val="none" w:sz="0" w:space="0" w:color="auto"/>
        <w:bottom w:val="none" w:sz="0" w:space="0" w:color="auto"/>
        <w:right w:val="none" w:sz="0" w:space="0" w:color="auto"/>
      </w:divBdr>
    </w:div>
    <w:div w:id="2021227289">
      <w:bodyDiv w:val="1"/>
      <w:marLeft w:val="0"/>
      <w:marRight w:val="0"/>
      <w:marTop w:val="0"/>
      <w:marBottom w:val="0"/>
      <w:divBdr>
        <w:top w:val="none" w:sz="0" w:space="0" w:color="auto"/>
        <w:left w:val="none" w:sz="0" w:space="0" w:color="auto"/>
        <w:bottom w:val="none" w:sz="0" w:space="0" w:color="auto"/>
        <w:right w:val="none" w:sz="0" w:space="0" w:color="auto"/>
      </w:divBdr>
    </w:div>
    <w:div w:id="2039620623">
      <w:bodyDiv w:val="1"/>
      <w:marLeft w:val="0"/>
      <w:marRight w:val="0"/>
      <w:marTop w:val="0"/>
      <w:marBottom w:val="0"/>
      <w:divBdr>
        <w:top w:val="none" w:sz="0" w:space="0" w:color="auto"/>
        <w:left w:val="none" w:sz="0" w:space="0" w:color="auto"/>
        <w:bottom w:val="none" w:sz="0" w:space="0" w:color="auto"/>
        <w:right w:val="none" w:sz="0" w:space="0" w:color="auto"/>
      </w:divBdr>
    </w:div>
    <w:div w:id="2044400312">
      <w:bodyDiv w:val="1"/>
      <w:marLeft w:val="0"/>
      <w:marRight w:val="0"/>
      <w:marTop w:val="0"/>
      <w:marBottom w:val="0"/>
      <w:divBdr>
        <w:top w:val="none" w:sz="0" w:space="0" w:color="auto"/>
        <w:left w:val="none" w:sz="0" w:space="0" w:color="auto"/>
        <w:bottom w:val="none" w:sz="0" w:space="0" w:color="auto"/>
        <w:right w:val="none" w:sz="0" w:space="0" w:color="auto"/>
      </w:divBdr>
    </w:div>
    <w:div w:id="2044942472">
      <w:bodyDiv w:val="1"/>
      <w:marLeft w:val="0"/>
      <w:marRight w:val="0"/>
      <w:marTop w:val="0"/>
      <w:marBottom w:val="0"/>
      <w:divBdr>
        <w:top w:val="none" w:sz="0" w:space="0" w:color="auto"/>
        <w:left w:val="none" w:sz="0" w:space="0" w:color="auto"/>
        <w:bottom w:val="none" w:sz="0" w:space="0" w:color="auto"/>
        <w:right w:val="none" w:sz="0" w:space="0" w:color="auto"/>
      </w:divBdr>
    </w:div>
    <w:div w:id="2059552719">
      <w:bodyDiv w:val="1"/>
      <w:marLeft w:val="0"/>
      <w:marRight w:val="0"/>
      <w:marTop w:val="0"/>
      <w:marBottom w:val="0"/>
      <w:divBdr>
        <w:top w:val="none" w:sz="0" w:space="0" w:color="auto"/>
        <w:left w:val="none" w:sz="0" w:space="0" w:color="auto"/>
        <w:bottom w:val="none" w:sz="0" w:space="0" w:color="auto"/>
        <w:right w:val="none" w:sz="0" w:space="0" w:color="auto"/>
      </w:divBdr>
    </w:div>
    <w:div w:id="2078279694">
      <w:bodyDiv w:val="1"/>
      <w:marLeft w:val="0"/>
      <w:marRight w:val="0"/>
      <w:marTop w:val="0"/>
      <w:marBottom w:val="0"/>
      <w:divBdr>
        <w:top w:val="none" w:sz="0" w:space="0" w:color="auto"/>
        <w:left w:val="none" w:sz="0" w:space="0" w:color="auto"/>
        <w:bottom w:val="none" w:sz="0" w:space="0" w:color="auto"/>
        <w:right w:val="none" w:sz="0" w:space="0" w:color="auto"/>
      </w:divBdr>
    </w:div>
    <w:div w:id="2095200635">
      <w:bodyDiv w:val="1"/>
      <w:marLeft w:val="0"/>
      <w:marRight w:val="0"/>
      <w:marTop w:val="0"/>
      <w:marBottom w:val="0"/>
      <w:divBdr>
        <w:top w:val="none" w:sz="0" w:space="0" w:color="auto"/>
        <w:left w:val="none" w:sz="0" w:space="0" w:color="auto"/>
        <w:bottom w:val="none" w:sz="0" w:space="0" w:color="auto"/>
        <w:right w:val="none" w:sz="0" w:space="0" w:color="auto"/>
      </w:divBdr>
    </w:div>
    <w:div w:id="2104452388">
      <w:bodyDiv w:val="1"/>
      <w:marLeft w:val="0"/>
      <w:marRight w:val="0"/>
      <w:marTop w:val="0"/>
      <w:marBottom w:val="0"/>
      <w:divBdr>
        <w:top w:val="none" w:sz="0" w:space="0" w:color="auto"/>
        <w:left w:val="none" w:sz="0" w:space="0" w:color="auto"/>
        <w:bottom w:val="none" w:sz="0" w:space="0" w:color="auto"/>
        <w:right w:val="none" w:sz="0" w:space="0" w:color="auto"/>
      </w:divBdr>
    </w:div>
    <w:div w:id="2119835089">
      <w:bodyDiv w:val="1"/>
      <w:marLeft w:val="0"/>
      <w:marRight w:val="0"/>
      <w:marTop w:val="0"/>
      <w:marBottom w:val="0"/>
      <w:divBdr>
        <w:top w:val="none" w:sz="0" w:space="0" w:color="auto"/>
        <w:left w:val="none" w:sz="0" w:space="0" w:color="auto"/>
        <w:bottom w:val="none" w:sz="0" w:space="0" w:color="auto"/>
        <w:right w:val="none" w:sz="0" w:space="0" w:color="auto"/>
      </w:divBdr>
    </w:div>
    <w:div w:id="2123454141">
      <w:bodyDiv w:val="1"/>
      <w:marLeft w:val="0"/>
      <w:marRight w:val="0"/>
      <w:marTop w:val="0"/>
      <w:marBottom w:val="0"/>
      <w:divBdr>
        <w:top w:val="none" w:sz="0" w:space="0" w:color="auto"/>
        <w:left w:val="none" w:sz="0" w:space="0" w:color="auto"/>
        <w:bottom w:val="none" w:sz="0" w:space="0" w:color="auto"/>
        <w:right w:val="none" w:sz="0" w:space="0" w:color="auto"/>
      </w:divBdr>
    </w:div>
    <w:div w:id="212534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microsoft.com/office/2018/08/relationships/commentsExtensible" Target="commentsExtensible.xml"/><Relationship Id="rId39" Type="http://schemas.openxmlformats.org/officeDocument/2006/relationships/image" Target="media/image19.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image" Target="media/image1.png"/><Relationship Id="rId24" Type="http://schemas.microsoft.com/office/2011/relationships/commentsExtended" Target="commentsExtended.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oter" Target="footer5.xml"/><Relationship Id="rId58" Type="http://schemas.openxmlformats.org/officeDocument/2006/relationships/footer" Target="footer7.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footer" Target="footer4.xml"/><Relationship Id="rId14" Type="http://schemas.microsoft.com/office/2007/relationships/hdphoto" Target="media/hdphoto1.wdp"/><Relationship Id="rId22" Type="http://schemas.openxmlformats.org/officeDocument/2006/relationships/image" Target="media/image6.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6.xml"/><Relationship Id="rId8" Type="http://schemas.openxmlformats.org/officeDocument/2006/relationships/webSettings" Target="webSettings.xml"/><Relationship Id="rId51" Type="http://schemas.openxmlformats.org/officeDocument/2006/relationships/hyperlink" Target="http://www.nuteams.org/"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microsoft.com/office/2016/09/relationships/commentsIds" Target="commentsIds.xm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ntTable" Target="fontTable.xml"/><Relationship Id="rId20" Type="http://schemas.openxmlformats.org/officeDocument/2006/relationships/image" Target="media/image4.jpeg"/><Relationship Id="rId41" Type="http://schemas.openxmlformats.org/officeDocument/2006/relationships/image" Target="media/image21.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comments" Target="comments.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jpeg"/><Relationship Id="rId57" Type="http://schemas.openxmlformats.org/officeDocument/2006/relationships/header" Target="header3.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1.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5d11fcf-3161-45d8-899c-9da54d9f52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SAE26</b:Tag>
    <b:SourceType>InternetSite</b:SourceType>
    <b:Guid>{8CA69D7A-E1C6-4E02-A594-16901FF68F1D}</b:Guid>
    <b:Title>SAEA Formula SAE-A</b:Title>
    <b:Author>
      <b:Author>
        <b:NameList>
          <b:Person>
            <b:Last>SAE</b:Last>
          </b:Person>
        </b:NameList>
      </b:Author>
    </b:Author>
    <b:InternetSiteTitle>FORMULA SAE-A</b:InternetSiteTitle>
    <b:URL>https://www.saea.com.au/formula-sae-a</b:URL>
    <b:YearAccessed>2026</b:YearAccessed>
    <b:MonthAccessed>Janurary</b:MonthAccessed>
    <b:ProductionCompany>SAE</b:ProductionCompany>
    <b:RefOrder>1</b:RefOrder>
  </b:Source>
  <b:Source>
    <b:Tag>Fis24</b:Tag>
    <b:SourceType>Report</b:SourceType>
    <b:Guid>{1936CFA1-3EFB-4BB7-A771-719715A1ECB6}</b:Guid>
    <b:Author>
      <b:Author>
        <b:NameList>
          <b:Person>
            <b:Last>Fisher</b:Last>
            <b:First>L.</b:First>
          </b:Person>
        </b:NameList>
      </b:Author>
    </b:Author>
    <b:Title>2024 Chief Mechanical Engineer, Vehicle Dynamics, Cost Event, and Technical Inspection - Lachlan Fisher</b:Title>
    <b:Year>2024</b:Year>
    <b:RefOrder>16</b:RefOrder>
  </b:Source>
  <b:Source>
    <b:Tag>JBu24</b:Tag>
    <b:SourceType>Report</b:SourceType>
    <b:Guid>{12DCF838-4552-454C-BA1E-557BB73329E1}</b:Guid>
    <b:Author>
      <b:Author>
        <b:NameList>
          <b:Person>
            <b:Last>Bush</b:Last>
            <b:First>J.</b:First>
          </b:Person>
        </b:NameList>
      </b:Author>
    </b:Author>
    <b:Title>Jacob_Bush_CEN_BREAKOUT_BOARDS_2024</b:Title>
    <b:Year>2024</b:Year>
    <b:RefOrder>5</b:RefOrder>
  </b:Source>
  <b:Source>
    <b:Tag>Jos24</b:Tag>
    <b:SourceType>Report</b:SourceType>
    <b:Guid>{40B59043-4EC3-4DD6-9BE4-77090B380449}</b:Guid>
    <b:Author>
      <b:Author>
        <b:NameList>
          <b:Person>
            <b:Last>Hayward</b:Last>
            <b:First>J.</b:First>
          </b:Person>
        </b:NameList>
      </b:Author>
    </b:Author>
    <b:Title>Joshua_Hayward_FYP_Report_NU_Racing_Powertrain_Engineer</b:Title>
    <b:Year>2024</b:Year>
    <b:RefOrder>2</b:RefOrder>
  </b:Source>
  <b:Source>
    <b:Tag>JBo24</b:Tag>
    <b:SourceType>Report</b:SourceType>
    <b:Guid>{11050C26-E718-4AC8-88DA-108822397D86}</b:Guid>
    <b:Author>
      <b:Author>
        <b:NameList>
          <b:Person>
            <b:Last>Boustany</b:Last>
            <b:First>J.</b:First>
          </b:Person>
        </b:NameList>
      </b:Author>
    </b:Author>
    <b:Title>Jackson_Boustany_FYP_Report_Low-Voltage-Systems-and-Data-Acquisition</b:Title>
    <b:Year>2024</b:Year>
    <b:RefOrder>3</b:RefOrder>
  </b:Source>
  <b:Source>
    <b:Tag>TDo</b:Tag>
    <b:SourceType>Report</b:SourceType>
    <b:Guid>{FBDA1D9B-F94A-4A03-B4C1-CE502D134C82}</b:Guid>
    <b:Author>
      <b:Author>
        <b:NameList>
          <b:Person>
            <b:Last>Doubikin</b:Last>
            <b:First>T.</b:First>
          </b:Person>
        </b:NameList>
      </b:Author>
    </b:Author>
    <b:Title>Powertrain &amp; Cooling Engineer </b:Title>
    <b:Year>2025</b:Year>
    <b:RefOrder>15</b:RefOrder>
  </b:Source>
  <b:Source>
    <b:Tag>JLu24</b:Tag>
    <b:SourceType>Report</b:SourceType>
    <b:Guid>{FFC9791A-09CA-490A-9681-ECD1A69AA7E0}</b:Guid>
    <b:Author>
      <b:Author>
        <b:NameList>
          <b:Person>
            <b:Last>Lukes</b:Last>
            <b:First>J.</b:First>
          </b:Person>
        </b:NameList>
      </b:Author>
    </b:Author>
    <b:Title>Jacob Lukes ENGG3200 CEN MOTHER board Report</b:Title>
    <b:Year>2024</b:Year>
    <b:RefOrder>4</b:RefOrder>
  </b:Source>
  <b:Source>
    <b:Tag>DIv24</b:Tag>
    <b:SourceType>Report</b:SourceType>
    <b:Guid>{799630A5-CBAF-47C5-9266-30CBB35725BB}</b:Guid>
    <b:Author>
      <b:Author>
        <b:NameList>
          <b:Person>
            <b:Last>Iveson</b:Last>
            <b:First>D.</b:First>
          </b:Person>
        </b:NameList>
      </b:Author>
    </b:Author>
    <b:Title>Daniel_Iveson_FYP_Report - Accumulator Electronics Engineer</b:Title>
    <b:Year>2024</b:Year>
    <b:RefOrder>6</b:RefOrder>
  </b:Source>
  <b:Source>
    <b:Tag>SCo251</b:Tag>
    <b:SourceType>Report</b:SourceType>
    <b:Guid>{58B9BEB3-7127-4C2F-B056-4E7B4DC098B6}</b:Guid>
    <b:Author>
      <b:Author>
        <b:NameList>
          <b:Person>
            <b:Last>Connett</b:Last>
            <b:First>S.</b:First>
          </b:Person>
        </b:NameList>
      </b:Author>
    </b:Author>
    <b:Title>Samuel_Connett_FYP_Final_Report</b:Title>
    <b:Year>2025</b:Year>
    <b:RefOrder>7</b:RefOrder>
  </b:Source>
  <b:Source>
    <b:Tag>RBi</b:Tag>
    <b:SourceType>Report</b:SourceType>
    <b:Guid>{CEB39826-2BC6-4FD5-85F2-60AD5C3B5B66}</b:Guid>
    <b:Author>
      <b:Author>
        <b:NameList>
          <b:Person>
            <b:Last>Bird</b:Last>
            <b:First>R.</b:First>
          </b:Person>
        </b:NameList>
      </b:Author>
    </b:Author>
    <b:Title>Accumulator Mechanical Engineer</b:Title>
    <b:Year>2025</b:Year>
    <b:RefOrder>8</b:RefOrder>
  </b:Source>
  <b:Source>
    <b:Tag>JMi25</b:Tag>
    <b:SourceType>Report</b:SourceType>
    <b:Guid>{E1A6EBE4-B053-460A-A567-AAB68F4A4420}</b:Guid>
    <b:Author>
      <b:Author>
        <b:NameList>
          <b:Person>
            <b:Last>Mills</b:Last>
            <b:First>J.</b:First>
          </b:Person>
        </b:NameList>
      </b:Author>
    </b:Author>
    <b:Title>2025_PEN_Design_Report_Jayson_Mills_ENGG3200</b:Title>
    <b:Year>2025</b:Year>
    <b:RefOrder>9</b:RefOrder>
  </b:Source>
  <b:Source>
    <b:Tag>ZLo25</b:Tag>
    <b:SourceType>Report</b:SourceType>
    <b:Guid>{0F436120-5A15-4817-BB89-F6975876D5D4}</b:Guid>
    <b:Author>
      <b:Author>
        <b:NameList>
          <b:Person>
            <b:Last>Lobko</b:Last>
            <b:First>Z.</b:First>
          </b:Person>
        </b:NameList>
      </b:Author>
    </b:Author>
    <b:Title>Zak Lobko - CEN Mother Board PCB - ENGG3200 Report</b:Title>
    <b:Year>2025</b:Year>
    <b:RefOrder>10</b:RefOrder>
  </b:Source>
  <b:Source>
    <b:Tag>MCo25</b:Tag>
    <b:SourceType>Report</b:SourceType>
    <b:Guid>{2244E580-9DC6-437A-A6F7-B302CD533767}</b:Guid>
    <b:Author>
      <b:Author>
        <b:NameList>
          <b:Person>
            <b:Last>Cosentino</b:Last>
            <b:First>M.</b:First>
          </b:Person>
        </b:NameList>
      </b:Author>
    </b:Author>
    <b:Title>2025_HIP_Design_Report_Mia_Cosentino_ENGG3200</b:Title>
    <b:Year>2025</b:Year>
    <b:RefOrder>11</b:RefOrder>
  </b:Source>
  <b:Source>
    <b:Tag>ORu</b:Tag>
    <b:SourceType>Report</b:SourceType>
    <b:Guid>{99F3CEF0-C1DE-4C8D-B4B9-C1A06DB3347B}</b:Guid>
    <b:Author>
      <b:Author>
        <b:NameList>
          <b:Person>
            <b:Last>Rudman</b:Last>
            <b:First>O.</b:First>
          </b:Person>
        </b:NameList>
      </b:Author>
    </b:Author>
    <b:Title>Accumulator Electronics Engineer</b:Title>
    <b:Year>2025</b:Year>
    <b:RefOrder>12</b:RefOrder>
  </b:Source>
  <b:Source>
    <b:Tag>OBu</b:Tag>
    <b:SourceType>Report</b:SourceType>
    <b:Guid>{E912D2EE-F37E-407D-B6EB-AAD3F5689B04}</b:Guid>
    <b:Author>
      <b:Author>
        <b:NameList>
          <b:Person>
            <b:Last>Bunny</b:Last>
            <b:First>O.</b:First>
          </b:Person>
        </b:NameList>
      </b:Author>
    </b:Author>
    <b:Title>Data Aquisition Engineer</b:Title>
    <b:Year>2025</b:Year>
    <b:RefOrder>13</b:RefOrder>
  </b:Source>
  <b:Source>
    <b:Tag>JRa</b:Tag>
    <b:SourceType>Report</b:SourceType>
    <b:Guid>{0D58B3FF-0C84-47F4-90D5-BEB951BF6B4C}</b:Guid>
    <b:Author>
      <b:Author>
        <b:NameList>
          <b:Person>
            <b:Last>Raj</b:Last>
            <b:First>J.</b:First>
          </b:Person>
        </b:NameList>
      </b:Author>
    </b:Author>
    <b:Title>Brake Systems Engineer</b:Title>
    <b:Year>2025</b:Year>
    <b:RefOrder>14</b:RefOrder>
  </b:Source>
  <b:Source>
    <b:Tag>Wik25</b:Tag>
    <b:SourceType>InternetSite</b:SourceType>
    <b:Guid>{EF5D5BCB-0587-4839-B26C-443EC22DDFCB}</b:Guid>
    <b:Title>Verification and validation</b:Title>
    <b:Year>2025</b:Year>
    <b:Author>
      <b:Author>
        <b:NameList>
          <b:Person>
            <b:Last>Wikipedia</b:Last>
          </b:Person>
        </b:NameList>
      </b:Author>
    </b:Author>
    <b:ProductionCompany>Wikipedia</b:ProductionCompany>
    <b:Month>December</b:Month>
    <b:Day>19</b:Day>
    <b:YearAccessed>2026</b:YearAccessed>
    <b:MonthAccessed>January</b:MonthAccessed>
    <b:DayAccessed>6</b:DayAccessed>
    <b:URL>https://en.wikipedia.org/wiki/Verification_and_validation</b:URL>
    <b:RefOrder>17</b:RefOrder>
  </b:Source>
  <b:Source>
    <b:Tag>Mia25</b:Tag>
    <b:SourceType>Report</b:SourceType>
    <b:Guid>{6F5F8C05-EC50-4766-A7F5-3D3A6CDCE362}</b:Guid>
    <b:Title>2025_BEN_Design_Report_Mia_Cosentino_ENGG3200</b:Title>
    <b:Year>2025</b:Year>
    <b:Author>
      <b:Author>
        <b:NameList>
          <b:Person>
            <b:Last>Cosentino</b:Last>
            <b:First>M</b:First>
          </b:Person>
        </b:NameList>
      </b:Author>
    </b:Author>
    <b:RefOrder>19</b:RefOrder>
  </b:Source>
  <b:Source>
    <b:Tag>Mia251</b:Tag>
    <b:SourceType>Report</b:SourceType>
    <b:Guid>{DEDA49B3-3346-42E7-9D26-B8CB9E6E1A08}</b:Guid>
    <b:Author>
      <b:Author>
        <b:NameList>
          <b:Person>
            <b:Last>Cosentino</b:Last>
            <b:First>M</b:First>
          </b:Person>
        </b:NameList>
      </b:Author>
    </b:Author>
    <b:Title>2025_LVD_Design_Report_Mia_Cosentino_ENGG3200</b:Title>
    <b:Year>2025</b:Year>
    <b:RefOrder>20</b:RefOrder>
  </b:Source>
  <b:Source>
    <b:Tag>Jay25</b:Tag>
    <b:SourceType>Report</b:SourceType>
    <b:Guid>{D9623DF9-44D0-489D-8E0A-B3038DEB6536}</b:Guid>
    <b:Author>
      <b:Author>
        <b:NameList>
          <b:Person>
            <b:Last>Mills</b:Last>
            <b:First>J</b:First>
          </b:Person>
        </b:NameList>
      </b:Author>
    </b:Author>
    <b:Title>Jayson Mills - Zero-to-Hero How to Create a PCB For NU Racing</b:Title>
    <b:Year>2025</b:Yea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6E7F152C5F389042B06687A7F2F41AA1" ma:contentTypeVersion="14" ma:contentTypeDescription="Create a new document." ma:contentTypeScope="" ma:versionID="ad0462d7a34e83eff599bf3b7099f25d">
  <xsd:schema xmlns:xsd="http://www.w3.org/2001/XMLSchema" xmlns:xs="http://www.w3.org/2001/XMLSchema" xmlns:p="http://schemas.microsoft.com/office/2006/metadata/properties" xmlns:ns3="f5d11fcf-3161-45d8-899c-9da54d9f529e" xmlns:ns4="c70da2cc-2ad6-42f8-a130-00d69c592d3e" targetNamespace="http://schemas.microsoft.com/office/2006/metadata/properties" ma:root="true" ma:fieldsID="0c0082b639b3b0ea5b80a015b63cc910" ns3:_="" ns4:_="">
    <xsd:import namespace="f5d11fcf-3161-45d8-899c-9da54d9f529e"/>
    <xsd:import namespace="c70da2cc-2ad6-42f8-a130-00d69c592d3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d11fcf-3161-45d8-899c-9da54d9f5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0da2cc-2ad6-42f8-a130-00d69c592d3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F6DEF5-C733-478D-958F-5710092D9CC0}">
  <ds:schemaRefs>
    <ds:schemaRef ds:uri="http://schemas.microsoft.com/office/2006/metadata/properties"/>
    <ds:schemaRef ds:uri="http://schemas.microsoft.com/office/infopath/2007/PartnerControls"/>
    <ds:schemaRef ds:uri="f5d11fcf-3161-45d8-899c-9da54d9f529e"/>
  </ds:schemaRefs>
</ds:datastoreItem>
</file>

<file path=customXml/itemProps2.xml><?xml version="1.0" encoding="utf-8"?>
<ds:datastoreItem xmlns:ds="http://schemas.openxmlformats.org/officeDocument/2006/customXml" ds:itemID="{FA0873A7-9884-4DC1-B3FC-FDFCF22ADC4C}">
  <ds:schemaRefs>
    <ds:schemaRef ds:uri="http://schemas.microsoft.com/sharepoint/v3/contenttype/forms"/>
  </ds:schemaRefs>
</ds:datastoreItem>
</file>

<file path=customXml/itemProps3.xml><?xml version="1.0" encoding="utf-8"?>
<ds:datastoreItem xmlns:ds="http://schemas.openxmlformats.org/officeDocument/2006/customXml" ds:itemID="{E679BC3E-F26D-4E1C-BF56-D8148E97C73A}">
  <ds:schemaRefs>
    <ds:schemaRef ds:uri="http://schemas.openxmlformats.org/officeDocument/2006/bibliography"/>
  </ds:schemaRefs>
</ds:datastoreItem>
</file>

<file path=customXml/itemProps4.xml><?xml version="1.0" encoding="utf-8"?>
<ds:datastoreItem xmlns:ds="http://schemas.openxmlformats.org/officeDocument/2006/customXml" ds:itemID="{2E490108-3A8D-4144-80C8-696C41C70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d11fcf-3161-45d8-899c-9da54d9f529e"/>
    <ds:schemaRef ds:uri="c70da2cc-2ad6-42f8-a130-00d69c592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84</Pages>
  <Words>22097</Words>
  <Characters>113580</Characters>
  <Application>Microsoft Office Word</Application>
  <DocSecurity>0</DocSecurity>
  <Lines>2028</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134556</CharactersWithSpaces>
  <SharedDoc>false</SharedDoc>
  <HLinks>
    <vt:vector size="894" baseType="variant">
      <vt:variant>
        <vt:i4>2818161</vt:i4>
      </vt:variant>
      <vt:variant>
        <vt:i4>1209</vt:i4>
      </vt:variant>
      <vt:variant>
        <vt:i4>0</vt:i4>
      </vt:variant>
      <vt:variant>
        <vt:i4>5</vt:i4>
      </vt:variant>
      <vt:variant>
        <vt:lpwstr>http://www.nuteams.org/</vt:lpwstr>
      </vt:variant>
      <vt:variant>
        <vt:lpwstr/>
      </vt:variant>
      <vt:variant>
        <vt:i4>1835067</vt:i4>
      </vt:variant>
      <vt:variant>
        <vt:i4>887</vt:i4>
      </vt:variant>
      <vt:variant>
        <vt:i4>0</vt:i4>
      </vt:variant>
      <vt:variant>
        <vt:i4>5</vt:i4>
      </vt:variant>
      <vt:variant>
        <vt:lpwstr/>
      </vt:variant>
      <vt:variant>
        <vt:lpwstr>_Toc218885978</vt:lpwstr>
      </vt:variant>
      <vt:variant>
        <vt:i4>1835067</vt:i4>
      </vt:variant>
      <vt:variant>
        <vt:i4>881</vt:i4>
      </vt:variant>
      <vt:variant>
        <vt:i4>0</vt:i4>
      </vt:variant>
      <vt:variant>
        <vt:i4>5</vt:i4>
      </vt:variant>
      <vt:variant>
        <vt:lpwstr/>
      </vt:variant>
      <vt:variant>
        <vt:lpwstr>_Toc218885977</vt:lpwstr>
      </vt:variant>
      <vt:variant>
        <vt:i4>1835067</vt:i4>
      </vt:variant>
      <vt:variant>
        <vt:i4>875</vt:i4>
      </vt:variant>
      <vt:variant>
        <vt:i4>0</vt:i4>
      </vt:variant>
      <vt:variant>
        <vt:i4>5</vt:i4>
      </vt:variant>
      <vt:variant>
        <vt:lpwstr/>
      </vt:variant>
      <vt:variant>
        <vt:lpwstr>_Toc218885976</vt:lpwstr>
      </vt:variant>
      <vt:variant>
        <vt:i4>1835067</vt:i4>
      </vt:variant>
      <vt:variant>
        <vt:i4>869</vt:i4>
      </vt:variant>
      <vt:variant>
        <vt:i4>0</vt:i4>
      </vt:variant>
      <vt:variant>
        <vt:i4>5</vt:i4>
      </vt:variant>
      <vt:variant>
        <vt:lpwstr/>
      </vt:variant>
      <vt:variant>
        <vt:lpwstr>_Toc218885975</vt:lpwstr>
      </vt:variant>
      <vt:variant>
        <vt:i4>1835067</vt:i4>
      </vt:variant>
      <vt:variant>
        <vt:i4>863</vt:i4>
      </vt:variant>
      <vt:variant>
        <vt:i4>0</vt:i4>
      </vt:variant>
      <vt:variant>
        <vt:i4>5</vt:i4>
      </vt:variant>
      <vt:variant>
        <vt:lpwstr/>
      </vt:variant>
      <vt:variant>
        <vt:lpwstr>_Toc218885974</vt:lpwstr>
      </vt:variant>
      <vt:variant>
        <vt:i4>1835067</vt:i4>
      </vt:variant>
      <vt:variant>
        <vt:i4>857</vt:i4>
      </vt:variant>
      <vt:variant>
        <vt:i4>0</vt:i4>
      </vt:variant>
      <vt:variant>
        <vt:i4>5</vt:i4>
      </vt:variant>
      <vt:variant>
        <vt:lpwstr/>
      </vt:variant>
      <vt:variant>
        <vt:lpwstr>_Toc218885973</vt:lpwstr>
      </vt:variant>
      <vt:variant>
        <vt:i4>1835067</vt:i4>
      </vt:variant>
      <vt:variant>
        <vt:i4>851</vt:i4>
      </vt:variant>
      <vt:variant>
        <vt:i4>0</vt:i4>
      </vt:variant>
      <vt:variant>
        <vt:i4>5</vt:i4>
      </vt:variant>
      <vt:variant>
        <vt:lpwstr/>
      </vt:variant>
      <vt:variant>
        <vt:lpwstr>_Toc218885972</vt:lpwstr>
      </vt:variant>
      <vt:variant>
        <vt:i4>1835067</vt:i4>
      </vt:variant>
      <vt:variant>
        <vt:i4>845</vt:i4>
      </vt:variant>
      <vt:variant>
        <vt:i4>0</vt:i4>
      </vt:variant>
      <vt:variant>
        <vt:i4>5</vt:i4>
      </vt:variant>
      <vt:variant>
        <vt:lpwstr/>
      </vt:variant>
      <vt:variant>
        <vt:lpwstr>_Toc218885971</vt:lpwstr>
      </vt:variant>
      <vt:variant>
        <vt:i4>1835067</vt:i4>
      </vt:variant>
      <vt:variant>
        <vt:i4>839</vt:i4>
      </vt:variant>
      <vt:variant>
        <vt:i4>0</vt:i4>
      </vt:variant>
      <vt:variant>
        <vt:i4>5</vt:i4>
      </vt:variant>
      <vt:variant>
        <vt:lpwstr/>
      </vt:variant>
      <vt:variant>
        <vt:lpwstr>_Toc218885970</vt:lpwstr>
      </vt:variant>
      <vt:variant>
        <vt:i4>1900603</vt:i4>
      </vt:variant>
      <vt:variant>
        <vt:i4>833</vt:i4>
      </vt:variant>
      <vt:variant>
        <vt:i4>0</vt:i4>
      </vt:variant>
      <vt:variant>
        <vt:i4>5</vt:i4>
      </vt:variant>
      <vt:variant>
        <vt:lpwstr/>
      </vt:variant>
      <vt:variant>
        <vt:lpwstr>_Toc218885969</vt:lpwstr>
      </vt:variant>
      <vt:variant>
        <vt:i4>1900603</vt:i4>
      </vt:variant>
      <vt:variant>
        <vt:i4>827</vt:i4>
      </vt:variant>
      <vt:variant>
        <vt:i4>0</vt:i4>
      </vt:variant>
      <vt:variant>
        <vt:i4>5</vt:i4>
      </vt:variant>
      <vt:variant>
        <vt:lpwstr/>
      </vt:variant>
      <vt:variant>
        <vt:lpwstr>_Toc218885968</vt:lpwstr>
      </vt:variant>
      <vt:variant>
        <vt:i4>1900603</vt:i4>
      </vt:variant>
      <vt:variant>
        <vt:i4>821</vt:i4>
      </vt:variant>
      <vt:variant>
        <vt:i4>0</vt:i4>
      </vt:variant>
      <vt:variant>
        <vt:i4>5</vt:i4>
      </vt:variant>
      <vt:variant>
        <vt:lpwstr/>
      </vt:variant>
      <vt:variant>
        <vt:lpwstr>_Toc218885967</vt:lpwstr>
      </vt:variant>
      <vt:variant>
        <vt:i4>1900603</vt:i4>
      </vt:variant>
      <vt:variant>
        <vt:i4>815</vt:i4>
      </vt:variant>
      <vt:variant>
        <vt:i4>0</vt:i4>
      </vt:variant>
      <vt:variant>
        <vt:i4>5</vt:i4>
      </vt:variant>
      <vt:variant>
        <vt:lpwstr/>
      </vt:variant>
      <vt:variant>
        <vt:lpwstr>_Toc218885966</vt:lpwstr>
      </vt:variant>
      <vt:variant>
        <vt:i4>1900603</vt:i4>
      </vt:variant>
      <vt:variant>
        <vt:i4>809</vt:i4>
      </vt:variant>
      <vt:variant>
        <vt:i4>0</vt:i4>
      </vt:variant>
      <vt:variant>
        <vt:i4>5</vt:i4>
      </vt:variant>
      <vt:variant>
        <vt:lpwstr/>
      </vt:variant>
      <vt:variant>
        <vt:lpwstr>_Toc218885965</vt:lpwstr>
      </vt:variant>
      <vt:variant>
        <vt:i4>1900603</vt:i4>
      </vt:variant>
      <vt:variant>
        <vt:i4>803</vt:i4>
      </vt:variant>
      <vt:variant>
        <vt:i4>0</vt:i4>
      </vt:variant>
      <vt:variant>
        <vt:i4>5</vt:i4>
      </vt:variant>
      <vt:variant>
        <vt:lpwstr/>
      </vt:variant>
      <vt:variant>
        <vt:lpwstr>_Toc218885964</vt:lpwstr>
      </vt:variant>
      <vt:variant>
        <vt:i4>1900603</vt:i4>
      </vt:variant>
      <vt:variant>
        <vt:i4>797</vt:i4>
      </vt:variant>
      <vt:variant>
        <vt:i4>0</vt:i4>
      </vt:variant>
      <vt:variant>
        <vt:i4>5</vt:i4>
      </vt:variant>
      <vt:variant>
        <vt:lpwstr/>
      </vt:variant>
      <vt:variant>
        <vt:lpwstr>_Toc218885963</vt:lpwstr>
      </vt:variant>
      <vt:variant>
        <vt:i4>1900603</vt:i4>
      </vt:variant>
      <vt:variant>
        <vt:i4>791</vt:i4>
      </vt:variant>
      <vt:variant>
        <vt:i4>0</vt:i4>
      </vt:variant>
      <vt:variant>
        <vt:i4>5</vt:i4>
      </vt:variant>
      <vt:variant>
        <vt:lpwstr/>
      </vt:variant>
      <vt:variant>
        <vt:lpwstr>_Toc218885962</vt:lpwstr>
      </vt:variant>
      <vt:variant>
        <vt:i4>1900603</vt:i4>
      </vt:variant>
      <vt:variant>
        <vt:i4>785</vt:i4>
      </vt:variant>
      <vt:variant>
        <vt:i4>0</vt:i4>
      </vt:variant>
      <vt:variant>
        <vt:i4>5</vt:i4>
      </vt:variant>
      <vt:variant>
        <vt:lpwstr/>
      </vt:variant>
      <vt:variant>
        <vt:lpwstr>_Toc218885961</vt:lpwstr>
      </vt:variant>
      <vt:variant>
        <vt:i4>1900603</vt:i4>
      </vt:variant>
      <vt:variant>
        <vt:i4>779</vt:i4>
      </vt:variant>
      <vt:variant>
        <vt:i4>0</vt:i4>
      </vt:variant>
      <vt:variant>
        <vt:i4>5</vt:i4>
      </vt:variant>
      <vt:variant>
        <vt:lpwstr/>
      </vt:variant>
      <vt:variant>
        <vt:lpwstr>_Toc218885960</vt:lpwstr>
      </vt:variant>
      <vt:variant>
        <vt:i4>1966139</vt:i4>
      </vt:variant>
      <vt:variant>
        <vt:i4>773</vt:i4>
      </vt:variant>
      <vt:variant>
        <vt:i4>0</vt:i4>
      </vt:variant>
      <vt:variant>
        <vt:i4>5</vt:i4>
      </vt:variant>
      <vt:variant>
        <vt:lpwstr/>
      </vt:variant>
      <vt:variant>
        <vt:lpwstr>_Toc218885959</vt:lpwstr>
      </vt:variant>
      <vt:variant>
        <vt:i4>1966139</vt:i4>
      </vt:variant>
      <vt:variant>
        <vt:i4>767</vt:i4>
      </vt:variant>
      <vt:variant>
        <vt:i4>0</vt:i4>
      </vt:variant>
      <vt:variant>
        <vt:i4>5</vt:i4>
      </vt:variant>
      <vt:variant>
        <vt:lpwstr/>
      </vt:variant>
      <vt:variant>
        <vt:lpwstr>_Toc218885958</vt:lpwstr>
      </vt:variant>
      <vt:variant>
        <vt:i4>1966139</vt:i4>
      </vt:variant>
      <vt:variant>
        <vt:i4>761</vt:i4>
      </vt:variant>
      <vt:variant>
        <vt:i4>0</vt:i4>
      </vt:variant>
      <vt:variant>
        <vt:i4>5</vt:i4>
      </vt:variant>
      <vt:variant>
        <vt:lpwstr/>
      </vt:variant>
      <vt:variant>
        <vt:lpwstr>_Toc218885957</vt:lpwstr>
      </vt:variant>
      <vt:variant>
        <vt:i4>1966139</vt:i4>
      </vt:variant>
      <vt:variant>
        <vt:i4>755</vt:i4>
      </vt:variant>
      <vt:variant>
        <vt:i4>0</vt:i4>
      </vt:variant>
      <vt:variant>
        <vt:i4>5</vt:i4>
      </vt:variant>
      <vt:variant>
        <vt:lpwstr/>
      </vt:variant>
      <vt:variant>
        <vt:lpwstr>_Toc218885956</vt:lpwstr>
      </vt:variant>
      <vt:variant>
        <vt:i4>1966139</vt:i4>
      </vt:variant>
      <vt:variant>
        <vt:i4>749</vt:i4>
      </vt:variant>
      <vt:variant>
        <vt:i4>0</vt:i4>
      </vt:variant>
      <vt:variant>
        <vt:i4>5</vt:i4>
      </vt:variant>
      <vt:variant>
        <vt:lpwstr/>
      </vt:variant>
      <vt:variant>
        <vt:lpwstr>_Toc218885955</vt:lpwstr>
      </vt:variant>
      <vt:variant>
        <vt:i4>1966139</vt:i4>
      </vt:variant>
      <vt:variant>
        <vt:i4>743</vt:i4>
      </vt:variant>
      <vt:variant>
        <vt:i4>0</vt:i4>
      </vt:variant>
      <vt:variant>
        <vt:i4>5</vt:i4>
      </vt:variant>
      <vt:variant>
        <vt:lpwstr/>
      </vt:variant>
      <vt:variant>
        <vt:lpwstr>_Toc218885954</vt:lpwstr>
      </vt:variant>
      <vt:variant>
        <vt:i4>1966139</vt:i4>
      </vt:variant>
      <vt:variant>
        <vt:i4>737</vt:i4>
      </vt:variant>
      <vt:variant>
        <vt:i4>0</vt:i4>
      </vt:variant>
      <vt:variant>
        <vt:i4>5</vt:i4>
      </vt:variant>
      <vt:variant>
        <vt:lpwstr/>
      </vt:variant>
      <vt:variant>
        <vt:lpwstr>_Toc218885953</vt:lpwstr>
      </vt:variant>
      <vt:variant>
        <vt:i4>1966139</vt:i4>
      </vt:variant>
      <vt:variant>
        <vt:i4>731</vt:i4>
      </vt:variant>
      <vt:variant>
        <vt:i4>0</vt:i4>
      </vt:variant>
      <vt:variant>
        <vt:i4>5</vt:i4>
      </vt:variant>
      <vt:variant>
        <vt:lpwstr/>
      </vt:variant>
      <vt:variant>
        <vt:lpwstr>_Toc218885952</vt:lpwstr>
      </vt:variant>
      <vt:variant>
        <vt:i4>1966139</vt:i4>
      </vt:variant>
      <vt:variant>
        <vt:i4>722</vt:i4>
      </vt:variant>
      <vt:variant>
        <vt:i4>0</vt:i4>
      </vt:variant>
      <vt:variant>
        <vt:i4>5</vt:i4>
      </vt:variant>
      <vt:variant>
        <vt:lpwstr/>
      </vt:variant>
      <vt:variant>
        <vt:lpwstr>_Toc218885951</vt:lpwstr>
      </vt:variant>
      <vt:variant>
        <vt:i4>1966139</vt:i4>
      </vt:variant>
      <vt:variant>
        <vt:i4>716</vt:i4>
      </vt:variant>
      <vt:variant>
        <vt:i4>0</vt:i4>
      </vt:variant>
      <vt:variant>
        <vt:i4>5</vt:i4>
      </vt:variant>
      <vt:variant>
        <vt:lpwstr/>
      </vt:variant>
      <vt:variant>
        <vt:lpwstr>_Toc218885950</vt:lpwstr>
      </vt:variant>
      <vt:variant>
        <vt:i4>2031675</vt:i4>
      </vt:variant>
      <vt:variant>
        <vt:i4>710</vt:i4>
      </vt:variant>
      <vt:variant>
        <vt:i4>0</vt:i4>
      </vt:variant>
      <vt:variant>
        <vt:i4>5</vt:i4>
      </vt:variant>
      <vt:variant>
        <vt:lpwstr/>
      </vt:variant>
      <vt:variant>
        <vt:lpwstr>_Toc218885949</vt:lpwstr>
      </vt:variant>
      <vt:variant>
        <vt:i4>2031675</vt:i4>
      </vt:variant>
      <vt:variant>
        <vt:i4>704</vt:i4>
      </vt:variant>
      <vt:variant>
        <vt:i4>0</vt:i4>
      </vt:variant>
      <vt:variant>
        <vt:i4>5</vt:i4>
      </vt:variant>
      <vt:variant>
        <vt:lpwstr/>
      </vt:variant>
      <vt:variant>
        <vt:lpwstr>_Toc218885948</vt:lpwstr>
      </vt:variant>
      <vt:variant>
        <vt:i4>2031675</vt:i4>
      </vt:variant>
      <vt:variant>
        <vt:i4>698</vt:i4>
      </vt:variant>
      <vt:variant>
        <vt:i4>0</vt:i4>
      </vt:variant>
      <vt:variant>
        <vt:i4>5</vt:i4>
      </vt:variant>
      <vt:variant>
        <vt:lpwstr/>
      </vt:variant>
      <vt:variant>
        <vt:lpwstr>_Toc218885947</vt:lpwstr>
      </vt:variant>
      <vt:variant>
        <vt:i4>2031675</vt:i4>
      </vt:variant>
      <vt:variant>
        <vt:i4>692</vt:i4>
      </vt:variant>
      <vt:variant>
        <vt:i4>0</vt:i4>
      </vt:variant>
      <vt:variant>
        <vt:i4>5</vt:i4>
      </vt:variant>
      <vt:variant>
        <vt:lpwstr/>
      </vt:variant>
      <vt:variant>
        <vt:lpwstr>_Toc218885946</vt:lpwstr>
      </vt:variant>
      <vt:variant>
        <vt:i4>2031675</vt:i4>
      </vt:variant>
      <vt:variant>
        <vt:i4>686</vt:i4>
      </vt:variant>
      <vt:variant>
        <vt:i4>0</vt:i4>
      </vt:variant>
      <vt:variant>
        <vt:i4>5</vt:i4>
      </vt:variant>
      <vt:variant>
        <vt:lpwstr/>
      </vt:variant>
      <vt:variant>
        <vt:lpwstr>_Toc218885945</vt:lpwstr>
      </vt:variant>
      <vt:variant>
        <vt:i4>2031675</vt:i4>
      </vt:variant>
      <vt:variant>
        <vt:i4>680</vt:i4>
      </vt:variant>
      <vt:variant>
        <vt:i4>0</vt:i4>
      </vt:variant>
      <vt:variant>
        <vt:i4>5</vt:i4>
      </vt:variant>
      <vt:variant>
        <vt:lpwstr/>
      </vt:variant>
      <vt:variant>
        <vt:lpwstr>_Toc218885944</vt:lpwstr>
      </vt:variant>
      <vt:variant>
        <vt:i4>2031675</vt:i4>
      </vt:variant>
      <vt:variant>
        <vt:i4>674</vt:i4>
      </vt:variant>
      <vt:variant>
        <vt:i4>0</vt:i4>
      </vt:variant>
      <vt:variant>
        <vt:i4>5</vt:i4>
      </vt:variant>
      <vt:variant>
        <vt:lpwstr/>
      </vt:variant>
      <vt:variant>
        <vt:lpwstr>_Toc218885943</vt:lpwstr>
      </vt:variant>
      <vt:variant>
        <vt:i4>2031675</vt:i4>
      </vt:variant>
      <vt:variant>
        <vt:i4>668</vt:i4>
      </vt:variant>
      <vt:variant>
        <vt:i4>0</vt:i4>
      </vt:variant>
      <vt:variant>
        <vt:i4>5</vt:i4>
      </vt:variant>
      <vt:variant>
        <vt:lpwstr/>
      </vt:variant>
      <vt:variant>
        <vt:lpwstr>_Toc218885942</vt:lpwstr>
      </vt:variant>
      <vt:variant>
        <vt:i4>2031675</vt:i4>
      </vt:variant>
      <vt:variant>
        <vt:i4>662</vt:i4>
      </vt:variant>
      <vt:variant>
        <vt:i4>0</vt:i4>
      </vt:variant>
      <vt:variant>
        <vt:i4>5</vt:i4>
      </vt:variant>
      <vt:variant>
        <vt:lpwstr/>
      </vt:variant>
      <vt:variant>
        <vt:lpwstr>_Toc218885941</vt:lpwstr>
      </vt:variant>
      <vt:variant>
        <vt:i4>2031675</vt:i4>
      </vt:variant>
      <vt:variant>
        <vt:i4>656</vt:i4>
      </vt:variant>
      <vt:variant>
        <vt:i4>0</vt:i4>
      </vt:variant>
      <vt:variant>
        <vt:i4>5</vt:i4>
      </vt:variant>
      <vt:variant>
        <vt:lpwstr/>
      </vt:variant>
      <vt:variant>
        <vt:lpwstr>_Toc218885940</vt:lpwstr>
      </vt:variant>
      <vt:variant>
        <vt:i4>1572923</vt:i4>
      </vt:variant>
      <vt:variant>
        <vt:i4>650</vt:i4>
      </vt:variant>
      <vt:variant>
        <vt:i4>0</vt:i4>
      </vt:variant>
      <vt:variant>
        <vt:i4>5</vt:i4>
      </vt:variant>
      <vt:variant>
        <vt:lpwstr/>
      </vt:variant>
      <vt:variant>
        <vt:lpwstr>_Toc218885939</vt:lpwstr>
      </vt:variant>
      <vt:variant>
        <vt:i4>1572923</vt:i4>
      </vt:variant>
      <vt:variant>
        <vt:i4>644</vt:i4>
      </vt:variant>
      <vt:variant>
        <vt:i4>0</vt:i4>
      </vt:variant>
      <vt:variant>
        <vt:i4>5</vt:i4>
      </vt:variant>
      <vt:variant>
        <vt:lpwstr/>
      </vt:variant>
      <vt:variant>
        <vt:lpwstr>_Toc218885938</vt:lpwstr>
      </vt:variant>
      <vt:variant>
        <vt:i4>1572923</vt:i4>
      </vt:variant>
      <vt:variant>
        <vt:i4>638</vt:i4>
      </vt:variant>
      <vt:variant>
        <vt:i4>0</vt:i4>
      </vt:variant>
      <vt:variant>
        <vt:i4>5</vt:i4>
      </vt:variant>
      <vt:variant>
        <vt:lpwstr/>
      </vt:variant>
      <vt:variant>
        <vt:lpwstr>_Toc218885937</vt:lpwstr>
      </vt:variant>
      <vt:variant>
        <vt:i4>1572923</vt:i4>
      </vt:variant>
      <vt:variant>
        <vt:i4>632</vt:i4>
      </vt:variant>
      <vt:variant>
        <vt:i4>0</vt:i4>
      </vt:variant>
      <vt:variant>
        <vt:i4>5</vt:i4>
      </vt:variant>
      <vt:variant>
        <vt:lpwstr/>
      </vt:variant>
      <vt:variant>
        <vt:lpwstr>_Toc218885936</vt:lpwstr>
      </vt:variant>
      <vt:variant>
        <vt:i4>1572923</vt:i4>
      </vt:variant>
      <vt:variant>
        <vt:i4>626</vt:i4>
      </vt:variant>
      <vt:variant>
        <vt:i4>0</vt:i4>
      </vt:variant>
      <vt:variant>
        <vt:i4>5</vt:i4>
      </vt:variant>
      <vt:variant>
        <vt:lpwstr/>
      </vt:variant>
      <vt:variant>
        <vt:lpwstr>_Toc218885935</vt:lpwstr>
      </vt:variant>
      <vt:variant>
        <vt:i4>1572923</vt:i4>
      </vt:variant>
      <vt:variant>
        <vt:i4>620</vt:i4>
      </vt:variant>
      <vt:variant>
        <vt:i4>0</vt:i4>
      </vt:variant>
      <vt:variant>
        <vt:i4>5</vt:i4>
      </vt:variant>
      <vt:variant>
        <vt:lpwstr/>
      </vt:variant>
      <vt:variant>
        <vt:lpwstr>_Toc218885934</vt:lpwstr>
      </vt:variant>
      <vt:variant>
        <vt:i4>1572923</vt:i4>
      </vt:variant>
      <vt:variant>
        <vt:i4>614</vt:i4>
      </vt:variant>
      <vt:variant>
        <vt:i4>0</vt:i4>
      </vt:variant>
      <vt:variant>
        <vt:i4>5</vt:i4>
      </vt:variant>
      <vt:variant>
        <vt:lpwstr/>
      </vt:variant>
      <vt:variant>
        <vt:lpwstr>_Toc218885933</vt:lpwstr>
      </vt:variant>
      <vt:variant>
        <vt:i4>1572923</vt:i4>
      </vt:variant>
      <vt:variant>
        <vt:i4>608</vt:i4>
      </vt:variant>
      <vt:variant>
        <vt:i4>0</vt:i4>
      </vt:variant>
      <vt:variant>
        <vt:i4>5</vt:i4>
      </vt:variant>
      <vt:variant>
        <vt:lpwstr/>
      </vt:variant>
      <vt:variant>
        <vt:lpwstr>_Toc218885932</vt:lpwstr>
      </vt:variant>
      <vt:variant>
        <vt:i4>1572923</vt:i4>
      </vt:variant>
      <vt:variant>
        <vt:i4>602</vt:i4>
      </vt:variant>
      <vt:variant>
        <vt:i4>0</vt:i4>
      </vt:variant>
      <vt:variant>
        <vt:i4>5</vt:i4>
      </vt:variant>
      <vt:variant>
        <vt:lpwstr/>
      </vt:variant>
      <vt:variant>
        <vt:lpwstr>_Toc218885931</vt:lpwstr>
      </vt:variant>
      <vt:variant>
        <vt:i4>1572923</vt:i4>
      </vt:variant>
      <vt:variant>
        <vt:i4>596</vt:i4>
      </vt:variant>
      <vt:variant>
        <vt:i4>0</vt:i4>
      </vt:variant>
      <vt:variant>
        <vt:i4>5</vt:i4>
      </vt:variant>
      <vt:variant>
        <vt:lpwstr/>
      </vt:variant>
      <vt:variant>
        <vt:lpwstr>_Toc218885930</vt:lpwstr>
      </vt:variant>
      <vt:variant>
        <vt:i4>1638459</vt:i4>
      </vt:variant>
      <vt:variant>
        <vt:i4>590</vt:i4>
      </vt:variant>
      <vt:variant>
        <vt:i4>0</vt:i4>
      </vt:variant>
      <vt:variant>
        <vt:i4>5</vt:i4>
      </vt:variant>
      <vt:variant>
        <vt:lpwstr/>
      </vt:variant>
      <vt:variant>
        <vt:lpwstr>_Toc218885929</vt:lpwstr>
      </vt:variant>
      <vt:variant>
        <vt:i4>1638459</vt:i4>
      </vt:variant>
      <vt:variant>
        <vt:i4>584</vt:i4>
      </vt:variant>
      <vt:variant>
        <vt:i4>0</vt:i4>
      </vt:variant>
      <vt:variant>
        <vt:i4>5</vt:i4>
      </vt:variant>
      <vt:variant>
        <vt:lpwstr/>
      </vt:variant>
      <vt:variant>
        <vt:lpwstr>_Toc218885928</vt:lpwstr>
      </vt:variant>
      <vt:variant>
        <vt:i4>1638459</vt:i4>
      </vt:variant>
      <vt:variant>
        <vt:i4>578</vt:i4>
      </vt:variant>
      <vt:variant>
        <vt:i4>0</vt:i4>
      </vt:variant>
      <vt:variant>
        <vt:i4>5</vt:i4>
      </vt:variant>
      <vt:variant>
        <vt:lpwstr/>
      </vt:variant>
      <vt:variant>
        <vt:lpwstr>_Toc218885927</vt:lpwstr>
      </vt:variant>
      <vt:variant>
        <vt:i4>1638459</vt:i4>
      </vt:variant>
      <vt:variant>
        <vt:i4>572</vt:i4>
      </vt:variant>
      <vt:variant>
        <vt:i4>0</vt:i4>
      </vt:variant>
      <vt:variant>
        <vt:i4>5</vt:i4>
      </vt:variant>
      <vt:variant>
        <vt:lpwstr/>
      </vt:variant>
      <vt:variant>
        <vt:lpwstr>_Toc218885926</vt:lpwstr>
      </vt:variant>
      <vt:variant>
        <vt:i4>1638459</vt:i4>
      </vt:variant>
      <vt:variant>
        <vt:i4>566</vt:i4>
      </vt:variant>
      <vt:variant>
        <vt:i4>0</vt:i4>
      </vt:variant>
      <vt:variant>
        <vt:i4>5</vt:i4>
      </vt:variant>
      <vt:variant>
        <vt:lpwstr/>
      </vt:variant>
      <vt:variant>
        <vt:lpwstr>_Toc218885925</vt:lpwstr>
      </vt:variant>
      <vt:variant>
        <vt:i4>1638459</vt:i4>
      </vt:variant>
      <vt:variant>
        <vt:i4>560</vt:i4>
      </vt:variant>
      <vt:variant>
        <vt:i4>0</vt:i4>
      </vt:variant>
      <vt:variant>
        <vt:i4>5</vt:i4>
      </vt:variant>
      <vt:variant>
        <vt:lpwstr/>
      </vt:variant>
      <vt:variant>
        <vt:lpwstr>_Toc218885924</vt:lpwstr>
      </vt:variant>
      <vt:variant>
        <vt:i4>1638459</vt:i4>
      </vt:variant>
      <vt:variant>
        <vt:i4>554</vt:i4>
      </vt:variant>
      <vt:variant>
        <vt:i4>0</vt:i4>
      </vt:variant>
      <vt:variant>
        <vt:i4>5</vt:i4>
      </vt:variant>
      <vt:variant>
        <vt:lpwstr/>
      </vt:variant>
      <vt:variant>
        <vt:lpwstr>_Toc218885923</vt:lpwstr>
      </vt:variant>
      <vt:variant>
        <vt:i4>1638459</vt:i4>
      </vt:variant>
      <vt:variant>
        <vt:i4>548</vt:i4>
      </vt:variant>
      <vt:variant>
        <vt:i4>0</vt:i4>
      </vt:variant>
      <vt:variant>
        <vt:i4>5</vt:i4>
      </vt:variant>
      <vt:variant>
        <vt:lpwstr/>
      </vt:variant>
      <vt:variant>
        <vt:lpwstr>_Toc218885922</vt:lpwstr>
      </vt:variant>
      <vt:variant>
        <vt:i4>1638459</vt:i4>
      </vt:variant>
      <vt:variant>
        <vt:i4>542</vt:i4>
      </vt:variant>
      <vt:variant>
        <vt:i4>0</vt:i4>
      </vt:variant>
      <vt:variant>
        <vt:i4>5</vt:i4>
      </vt:variant>
      <vt:variant>
        <vt:lpwstr/>
      </vt:variant>
      <vt:variant>
        <vt:lpwstr>_Toc218885921</vt:lpwstr>
      </vt:variant>
      <vt:variant>
        <vt:i4>1638459</vt:i4>
      </vt:variant>
      <vt:variant>
        <vt:i4>536</vt:i4>
      </vt:variant>
      <vt:variant>
        <vt:i4>0</vt:i4>
      </vt:variant>
      <vt:variant>
        <vt:i4>5</vt:i4>
      </vt:variant>
      <vt:variant>
        <vt:lpwstr/>
      </vt:variant>
      <vt:variant>
        <vt:lpwstr>_Toc218885920</vt:lpwstr>
      </vt:variant>
      <vt:variant>
        <vt:i4>1703995</vt:i4>
      </vt:variant>
      <vt:variant>
        <vt:i4>530</vt:i4>
      </vt:variant>
      <vt:variant>
        <vt:i4>0</vt:i4>
      </vt:variant>
      <vt:variant>
        <vt:i4>5</vt:i4>
      </vt:variant>
      <vt:variant>
        <vt:lpwstr/>
      </vt:variant>
      <vt:variant>
        <vt:lpwstr>_Toc218885919</vt:lpwstr>
      </vt:variant>
      <vt:variant>
        <vt:i4>1703995</vt:i4>
      </vt:variant>
      <vt:variant>
        <vt:i4>524</vt:i4>
      </vt:variant>
      <vt:variant>
        <vt:i4>0</vt:i4>
      </vt:variant>
      <vt:variant>
        <vt:i4>5</vt:i4>
      </vt:variant>
      <vt:variant>
        <vt:lpwstr/>
      </vt:variant>
      <vt:variant>
        <vt:lpwstr>_Toc218885918</vt:lpwstr>
      </vt:variant>
      <vt:variant>
        <vt:i4>1703995</vt:i4>
      </vt:variant>
      <vt:variant>
        <vt:i4>518</vt:i4>
      </vt:variant>
      <vt:variant>
        <vt:i4>0</vt:i4>
      </vt:variant>
      <vt:variant>
        <vt:i4>5</vt:i4>
      </vt:variant>
      <vt:variant>
        <vt:lpwstr/>
      </vt:variant>
      <vt:variant>
        <vt:lpwstr>_Toc218885917</vt:lpwstr>
      </vt:variant>
      <vt:variant>
        <vt:i4>1703995</vt:i4>
      </vt:variant>
      <vt:variant>
        <vt:i4>512</vt:i4>
      </vt:variant>
      <vt:variant>
        <vt:i4>0</vt:i4>
      </vt:variant>
      <vt:variant>
        <vt:i4>5</vt:i4>
      </vt:variant>
      <vt:variant>
        <vt:lpwstr/>
      </vt:variant>
      <vt:variant>
        <vt:lpwstr>_Toc218885916</vt:lpwstr>
      </vt:variant>
      <vt:variant>
        <vt:i4>1703995</vt:i4>
      </vt:variant>
      <vt:variant>
        <vt:i4>506</vt:i4>
      </vt:variant>
      <vt:variant>
        <vt:i4>0</vt:i4>
      </vt:variant>
      <vt:variant>
        <vt:i4>5</vt:i4>
      </vt:variant>
      <vt:variant>
        <vt:lpwstr/>
      </vt:variant>
      <vt:variant>
        <vt:lpwstr>_Toc218885915</vt:lpwstr>
      </vt:variant>
      <vt:variant>
        <vt:i4>1703995</vt:i4>
      </vt:variant>
      <vt:variant>
        <vt:i4>500</vt:i4>
      </vt:variant>
      <vt:variant>
        <vt:i4>0</vt:i4>
      </vt:variant>
      <vt:variant>
        <vt:i4>5</vt:i4>
      </vt:variant>
      <vt:variant>
        <vt:lpwstr/>
      </vt:variant>
      <vt:variant>
        <vt:lpwstr>_Toc218885914</vt:lpwstr>
      </vt:variant>
      <vt:variant>
        <vt:i4>1703995</vt:i4>
      </vt:variant>
      <vt:variant>
        <vt:i4>494</vt:i4>
      </vt:variant>
      <vt:variant>
        <vt:i4>0</vt:i4>
      </vt:variant>
      <vt:variant>
        <vt:i4>5</vt:i4>
      </vt:variant>
      <vt:variant>
        <vt:lpwstr/>
      </vt:variant>
      <vt:variant>
        <vt:lpwstr>_Toc218885913</vt:lpwstr>
      </vt:variant>
      <vt:variant>
        <vt:i4>1703995</vt:i4>
      </vt:variant>
      <vt:variant>
        <vt:i4>488</vt:i4>
      </vt:variant>
      <vt:variant>
        <vt:i4>0</vt:i4>
      </vt:variant>
      <vt:variant>
        <vt:i4>5</vt:i4>
      </vt:variant>
      <vt:variant>
        <vt:lpwstr/>
      </vt:variant>
      <vt:variant>
        <vt:lpwstr>_Toc218885912</vt:lpwstr>
      </vt:variant>
      <vt:variant>
        <vt:i4>1703995</vt:i4>
      </vt:variant>
      <vt:variant>
        <vt:i4>482</vt:i4>
      </vt:variant>
      <vt:variant>
        <vt:i4>0</vt:i4>
      </vt:variant>
      <vt:variant>
        <vt:i4>5</vt:i4>
      </vt:variant>
      <vt:variant>
        <vt:lpwstr/>
      </vt:variant>
      <vt:variant>
        <vt:lpwstr>_Toc218885911</vt:lpwstr>
      </vt:variant>
      <vt:variant>
        <vt:i4>1703995</vt:i4>
      </vt:variant>
      <vt:variant>
        <vt:i4>476</vt:i4>
      </vt:variant>
      <vt:variant>
        <vt:i4>0</vt:i4>
      </vt:variant>
      <vt:variant>
        <vt:i4>5</vt:i4>
      </vt:variant>
      <vt:variant>
        <vt:lpwstr/>
      </vt:variant>
      <vt:variant>
        <vt:lpwstr>_Toc218885910</vt:lpwstr>
      </vt:variant>
      <vt:variant>
        <vt:i4>1769531</vt:i4>
      </vt:variant>
      <vt:variant>
        <vt:i4>470</vt:i4>
      </vt:variant>
      <vt:variant>
        <vt:i4>0</vt:i4>
      </vt:variant>
      <vt:variant>
        <vt:i4>5</vt:i4>
      </vt:variant>
      <vt:variant>
        <vt:lpwstr/>
      </vt:variant>
      <vt:variant>
        <vt:lpwstr>_Toc218885909</vt:lpwstr>
      </vt:variant>
      <vt:variant>
        <vt:i4>1769531</vt:i4>
      </vt:variant>
      <vt:variant>
        <vt:i4>464</vt:i4>
      </vt:variant>
      <vt:variant>
        <vt:i4>0</vt:i4>
      </vt:variant>
      <vt:variant>
        <vt:i4>5</vt:i4>
      </vt:variant>
      <vt:variant>
        <vt:lpwstr/>
      </vt:variant>
      <vt:variant>
        <vt:lpwstr>_Toc218885908</vt:lpwstr>
      </vt:variant>
      <vt:variant>
        <vt:i4>1769531</vt:i4>
      </vt:variant>
      <vt:variant>
        <vt:i4>458</vt:i4>
      </vt:variant>
      <vt:variant>
        <vt:i4>0</vt:i4>
      </vt:variant>
      <vt:variant>
        <vt:i4>5</vt:i4>
      </vt:variant>
      <vt:variant>
        <vt:lpwstr/>
      </vt:variant>
      <vt:variant>
        <vt:lpwstr>_Toc218885907</vt:lpwstr>
      </vt:variant>
      <vt:variant>
        <vt:i4>1769531</vt:i4>
      </vt:variant>
      <vt:variant>
        <vt:i4>452</vt:i4>
      </vt:variant>
      <vt:variant>
        <vt:i4>0</vt:i4>
      </vt:variant>
      <vt:variant>
        <vt:i4>5</vt:i4>
      </vt:variant>
      <vt:variant>
        <vt:lpwstr/>
      </vt:variant>
      <vt:variant>
        <vt:lpwstr>_Toc218885906</vt:lpwstr>
      </vt:variant>
      <vt:variant>
        <vt:i4>1769531</vt:i4>
      </vt:variant>
      <vt:variant>
        <vt:i4>446</vt:i4>
      </vt:variant>
      <vt:variant>
        <vt:i4>0</vt:i4>
      </vt:variant>
      <vt:variant>
        <vt:i4>5</vt:i4>
      </vt:variant>
      <vt:variant>
        <vt:lpwstr/>
      </vt:variant>
      <vt:variant>
        <vt:lpwstr>_Toc218885905</vt:lpwstr>
      </vt:variant>
      <vt:variant>
        <vt:i4>1769531</vt:i4>
      </vt:variant>
      <vt:variant>
        <vt:i4>440</vt:i4>
      </vt:variant>
      <vt:variant>
        <vt:i4>0</vt:i4>
      </vt:variant>
      <vt:variant>
        <vt:i4>5</vt:i4>
      </vt:variant>
      <vt:variant>
        <vt:lpwstr/>
      </vt:variant>
      <vt:variant>
        <vt:lpwstr>_Toc218885904</vt:lpwstr>
      </vt:variant>
      <vt:variant>
        <vt:i4>1769531</vt:i4>
      </vt:variant>
      <vt:variant>
        <vt:i4>434</vt:i4>
      </vt:variant>
      <vt:variant>
        <vt:i4>0</vt:i4>
      </vt:variant>
      <vt:variant>
        <vt:i4>5</vt:i4>
      </vt:variant>
      <vt:variant>
        <vt:lpwstr/>
      </vt:variant>
      <vt:variant>
        <vt:lpwstr>_Toc218885903</vt:lpwstr>
      </vt:variant>
      <vt:variant>
        <vt:i4>1769531</vt:i4>
      </vt:variant>
      <vt:variant>
        <vt:i4>428</vt:i4>
      </vt:variant>
      <vt:variant>
        <vt:i4>0</vt:i4>
      </vt:variant>
      <vt:variant>
        <vt:i4>5</vt:i4>
      </vt:variant>
      <vt:variant>
        <vt:lpwstr/>
      </vt:variant>
      <vt:variant>
        <vt:lpwstr>_Toc218885902</vt:lpwstr>
      </vt:variant>
      <vt:variant>
        <vt:i4>1769531</vt:i4>
      </vt:variant>
      <vt:variant>
        <vt:i4>422</vt:i4>
      </vt:variant>
      <vt:variant>
        <vt:i4>0</vt:i4>
      </vt:variant>
      <vt:variant>
        <vt:i4>5</vt:i4>
      </vt:variant>
      <vt:variant>
        <vt:lpwstr/>
      </vt:variant>
      <vt:variant>
        <vt:lpwstr>_Toc218885901</vt:lpwstr>
      </vt:variant>
      <vt:variant>
        <vt:i4>1769531</vt:i4>
      </vt:variant>
      <vt:variant>
        <vt:i4>416</vt:i4>
      </vt:variant>
      <vt:variant>
        <vt:i4>0</vt:i4>
      </vt:variant>
      <vt:variant>
        <vt:i4>5</vt:i4>
      </vt:variant>
      <vt:variant>
        <vt:lpwstr/>
      </vt:variant>
      <vt:variant>
        <vt:lpwstr>_Toc218885900</vt:lpwstr>
      </vt:variant>
      <vt:variant>
        <vt:i4>1179706</vt:i4>
      </vt:variant>
      <vt:variant>
        <vt:i4>410</vt:i4>
      </vt:variant>
      <vt:variant>
        <vt:i4>0</vt:i4>
      </vt:variant>
      <vt:variant>
        <vt:i4>5</vt:i4>
      </vt:variant>
      <vt:variant>
        <vt:lpwstr/>
      </vt:variant>
      <vt:variant>
        <vt:lpwstr>_Toc218885899</vt:lpwstr>
      </vt:variant>
      <vt:variant>
        <vt:i4>1179706</vt:i4>
      </vt:variant>
      <vt:variant>
        <vt:i4>404</vt:i4>
      </vt:variant>
      <vt:variant>
        <vt:i4>0</vt:i4>
      </vt:variant>
      <vt:variant>
        <vt:i4>5</vt:i4>
      </vt:variant>
      <vt:variant>
        <vt:lpwstr/>
      </vt:variant>
      <vt:variant>
        <vt:lpwstr>_Toc218885898</vt:lpwstr>
      </vt:variant>
      <vt:variant>
        <vt:i4>1179706</vt:i4>
      </vt:variant>
      <vt:variant>
        <vt:i4>398</vt:i4>
      </vt:variant>
      <vt:variant>
        <vt:i4>0</vt:i4>
      </vt:variant>
      <vt:variant>
        <vt:i4>5</vt:i4>
      </vt:variant>
      <vt:variant>
        <vt:lpwstr/>
      </vt:variant>
      <vt:variant>
        <vt:lpwstr>_Toc218885897</vt:lpwstr>
      </vt:variant>
      <vt:variant>
        <vt:i4>1179706</vt:i4>
      </vt:variant>
      <vt:variant>
        <vt:i4>392</vt:i4>
      </vt:variant>
      <vt:variant>
        <vt:i4>0</vt:i4>
      </vt:variant>
      <vt:variant>
        <vt:i4>5</vt:i4>
      </vt:variant>
      <vt:variant>
        <vt:lpwstr/>
      </vt:variant>
      <vt:variant>
        <vt:lpwstr>_Toc218885896</vt:lpwstr>
      </vt:variant>
      <vt:variant>
        <vt:i4>1179706</vt:i4>
      </vt:variant>
      <vt:variant>
        <vt:i4>386</vt:i4>
      </vt:variant>
      <vt:variant>
        <vt:i4>0</vt:i4>
      </vt:variant>
      <vt:variant>
        <vt:i4>5</vt:i4>
      </vt:variant>
      <vt:variant>
        <vt:lpwstr/>
      </vt:variant>
      <vt:variant>
        <vt:lpwstr>_Toc218885895</vt:lpwstr>
      </vt:variant>
      <vt:variant>
        <vt:i4>1179706</vt:i4>
      </vt:variant>
      <vt:variant>
        <vt:i4>380</vt:i4>
      </vt:variant>
      <vt:variant>
        <vt:i4>0</vt:i4>
      </vt:variant>
      <vt:variant>
        <vt:i4>5</vt:i4>
      </vt:variant>
      <vt:variant>
        <vt:lpwstr/>
      </vt:variant>
      <vt:variant>
        <vt:lpwstr>_Toc218885894</vt:lpwstr>
      </vt:variant>
      <vt:variant>
        <vt:i4>1179706</vt:i4>
      </vt:variant>
      <vt:variant>
        <vt:i4>374</vt:i4>
      </vt:variant>
      <vt:variant>
        <vt:i4>0</vt:i4>
      </vt:variant>
      <vt:variant>
        <vt:i4>5</vt:i4>
      </vt:variant>
      <vt:variant>
        <vt:lpwstr/>
      </vt:variant>
      <vt:variant>
        <vt:lpwstr>_Toc218885893</vt:lpwstr>
      </vt:variant>
      <vt:variant>
        <vt:i4>1179706</vt:i4>
      </vt:variant>
      <vt:variant>
        <vt:i4>368</vt:i4>
      </vt:variant>
      <vt:variant>
        <vt:i4>0</vt:i4>
      </vt:variant>
      <vt:variant>
        <vt:i4>5</vt:i4>
      </vt:variant>
      <vt:variant>
        <vt:lpwstr/>
      </vt:variant>
      <vt:variant>
        <vt:lpwstr>_Toc218885892</vt:lpwstr>
      </vt:variant>
      <vt:variant>
        <vt:i4>1179706</vt:i4>
      </vt:variant>
      <vt:variant>
        <vt:i4>362</vt:i4>
      </vt:variant>
      <vt:variant>
        <vt:i4>0</vt:i4>
      </vt:variant>
      <vt:variant>
        <vt:i4>5</vt:i4>
      </vt:variant>
      <vt:variant>
        <vt:lpwstr/>
      </vt:variant>
      <vt:variant>
        <vt:lpwstr>_Toc218885891</vt:lpwstr>
      </vt:variant>
      <vt:variant>
        <vt:i4>1179706</vt:i4>
      </vt:variant>
      <vt:variant>
        <vt:i4>356</vt:i4>
      </vt:variant>
      <vt:variant>
        <vt:i4>0</vt:i4>
      </vt:variant>
      <vt:variant>
        <vt:i4>5</vt:i4>
      </vt:variant>
      <vt:variant>
        <vt:lpwstr/>
      </vt:variant>
      <vt:variant>
        <vt:lpwstr>_Toc218885890</vt:lpwstr>
      </vt:variant>
      <vt:variant>
        <vt:i4>1245242</vt:i4>
      </vt:variant>
      <vt:variant>
        <vt:i4>350</vt:i4>
      </vt:variant>
      <vt:variant>
        <vt:i4>0</vt:i4>
      </vt:variant>
      <vt:variant>
        <vt:i4>5</vt:i4>
      </vt:variant>
      <vt:variant>
        <vt:lpwstr/>
      </vt:variant>
      <vt:variant>
        <vt:lpwstr>_Toc218885889</vt:lpwstr>
      </vt:variant>
      <vt:variant>
        <vt:i4>1245242</vt:i4>
      </vt:variant>
      <vt:variant>
        <vt:i4>344</vt:i4>
      </vt:variant>
      <vt:variant>
        <vt:i4>0</vt:i4>
      </vt:variant>
      <vt:variant>
        <vt:i4>5</vt:i4>
      </vt:variant>
      <vt:variant>
        <vt:lpwstr/>
      </vt:variant>
      <vt:variant>
        <vt:lpwstr>_Toc218885888</vt:lpwstr>
      </vt:variant>
      <vt:variant>
        <vt:i4>1245242</vt:i4>
      </vt:variant>
      <vt:variant>
        <vt:i4>338</vt:i4>
      </vt:variant>
      <vt:variant>
        <vt:i4>0</vt:i4>
      </vt:variant>
      <vt:variant>
        <vt:i4>5</vt:i4>
      </vt:variant>
      <vt:variant>
        <vt:lpwstr/>
      </vt:variant>
      <vt:variant>
        <vt:lpwstr>_Toc218885887</vt:lpwstr>
      </vt:variant>
      <vt:variant>
        <vt:i4>1245242</vt:i4>
      </vt:variant>
      <vt:variant>
        <vt:i4>332</vt:i4>
      </vt:variant>
      <vt:variant>
        <vt:i4>0</vt:i4>
      </vt:variant>
      <vt:variant>
        <vt:i4>5</vt:i4>
      </vt:variant>
      <vt:variant>
        <vt:lpwstr/>
      </vt:variant>
      <vt:variant>
        <vt:lpwstr>_Toc218885886</vt:lpwstr>
      </vt:variant>
      <vt:variant>
        <vt:i4>1245242</vt:i4>
      </vt:variant>
      <vt:variant>
        <vt:i4>326</vt:i4>
      </vt:variant>
      <vt:variant>
        <vt:i4>0</vt:i4>
      </vt:variant>
      <vt:variant>
        <vt:i4>5</vt:i4>
      </vt:variant>
      <vt:variant>
        <vt:lpwstr/>
      </vt:variant>
      <vt:variant>
        <vt:lpwstr>_Toc218885885</vt:lpwstr>
      </vt:variant>
      <vt:variant>
        <vt:i4>1245242</vt:i4>
      </vt:variant>
      <vt:variant>
        <vt:i4>320</vt:i4>
      </vt:variant>
      <vt:variant>
        <vt:i4>0</vt:i4>
      </vt:variant>
      <vt:variant>
        <vt:i4>5</vt:i4>
      </vt:variant>
      <vt:variant>
        <vt:lpwstr/>
      </vt:variant>
      <vt:variant>
        <vt:lpwstr>_Toc218885884</vt:lpwstr>
      </vt:variant>
      <vt:variant>
        <vt:i4>1245242</vt:i4>
      </vt:variant>
      <vt:variant>
        <vt:i4>314</vt:i4>
      </vt:variant>
      <vt:variant>
        <vt:i4>0</vt:i4>
      </vt:variant>
      <vt:variant>
        <vt:i4>5</vt:i4>
      </vt:variant>
      <vt:variant>
        <vt:lpwstr/>
      </vt:variant>
      <vt:variant>
        <vt:lpwstr>_Toc218885883</vt:lpwstr>
      </vt:variant>
      <vt:variant>
        <vt:i4>1245242</vt:i4>
      </vt:variant>
      <vt:variant>
        <vt:i4>308</vt:i4>
      </vt:variant>
      <vt:variant>
        <vt:i4>0</vt:i4>
      </vt:variant>
      <vt:variant>
        <vt:i4>5</vt:i4>
      </vt:variant>
      <vt:variant>
        <vt:lpwstr/>
      </vt:variant>
      <vt:variant>
        <vt:lpwstr>_Toc218885882</vt:lpwstr>
      </vt:variant>
      <vt:variant>
        <vt:i4>1245242</vt:i4>
      </vt:variant>
      <vt:variant>
        <vt:i4>302</vt:i4>
      </vt:variant>
      <vt:variant>
        <vt:i4>0</vt:i4>
      </vt:variant>
      <vt:variant>
        <vt:i4>5</vt:i4>
      </vt:variant>
      <vt:variant>
        <vt:lpwstr/>
      </vt:variant>
      <vt:variant>
        <vt:lpwstr>_Toc218885881</vt:lpwstr>
      </vt:variant>
      <vt:variant>
        <vt:i4>1245242</vt:i4>
      </vt:variant>
      <vt:variant>
        <vt:i4>296</vt:i4>
      </vt:variant>
      <vt:variant>
        <vt:i4>0</vt:i4>
      </vt:variant>
      <vt:variant>
        <vt:i4>5</vt:i4>
      </vt:variant>
      <vt:variant>
        <vt:lpwstr/>
      </vt:variant>
      <vt:variant>
        <vt:lpwstr>_Toc218885880</vt:lpwstr>
      </vt:variant>
      <vt:variant>
        <vt:i4>1835066</vt:i4>
      </vt:variant>
      <vt:variant>
        <vt:i4>290</vt:i4>
      </vt:variant>
      <vt:variant>
        <vt:i4>0</vt:i4>
      </vt:variant>
      <vt:variant>
        <vt:i4>5</vt:i4>
      </vt:variant>
      <vt:variant>
        <vt:lpwstr/>
      </vt:variant>
      <vt:variant>
        <vt:lpwstr>_Toc218885879</vt:lpwstr>
      </vt:variant>
      <vt:variant>
        <vt:i4>1835066</vt:i4>
      </vt:variant>
      <vt:variant>
        <vt:i4>284</vt:i4>
      </vt:variant>
      <vt:variant>
        <vt:i4>0</vt:i4>
      </vt:variant>
      <vt:variant>
        <vt:i4>5</vt:i4>
      </vt:variant>
      <vt:variant>
        <vt:lpwstr/>
      </vt:variant>
      <vt:variant>
        <vt:lpwstr>_Toc218885878</vt:lpwstr>
      </vt:variant>
      <vt:variant>
        <vt:i4>1835066</vt:i4>
      </vt:variant>
      <vt:variant>
        <vt:i4>278</vt:i4>
      </vt:variant>
      <vt:variant>
        <vt:i4>0</vt:i4>
      </vt:variant>
      <vt:variant>
        <vt:i4>5</vt:i4>
      </vt:variant>
      <vt:variant>
        <vt:lpwstr/>
      </vt:variant>
      <vt:variant>
        <vt:lpwstr>_Toc218885877</vt:lpwstr>
      </vt:variant>
      <vt:variant>
        <vt:i4>1835066</vt:i4>
      </vt:variant>
      <vt:variant>
        <vt:i4>272</vt:i4>
      </vt:variant>
      <vt:variant>
        <vt:i4>0</vt:i4>
      </vt:variant>
      <vt:variant>
        <vt:i4>5</vt:i4>
      </vt:variant>
      <vt:variant>
        <vt:lpwstr/>
      </vt:variant>
      <vt:variant>
        <vt:lpwstr>_Toc218885876</vt:lpwstr>
      </vt:variant>
      <vt:variant>
        <vt:i4>1835066</vt:i4>
      </vt:variant>
      <vt:variant>
        <vt:i4>266</vt:i4>
      </vt:variant>
      <vt:variant>
        <vt:i4>0</vt:i4>
      </vt:variant>
      <vt:variant>
        <vt:i4>5</vt:i4>
      </vt:variant>
      <vt:variant>
        <vt:lpwstr/>
      </vt:variant>
      <vt:variant>
        <vt:lpwstr>_Toc218885875</vt:lpwstr>
      </vt:variant>
      <vt:variant>
        <vt:i4>1835066</vt:i4>
      </vt:variant>
      <vt:variant>
        <vt:i4>260</vt:i4>
      </vt:variant>
      <vt:variant>
        <vt:i4>0</vt:i4>
      </vt:variant>
      <vt:variant>
        <vt:i4>5</vt:i4>
      </vt:variant>
      <vt:variant>
        <vt:lpwstr/>
      </vt:variant>
      <vt:variant>
        <vt:lpwstr>_Toc218885874</vt:lpwstr>
      </vt:variant>
      <vt:variant>
        <vt:i4>1835066</vt:i4>
      </vt:variant>
      <vt:variant>
        <vt:i4>254</vt:i4>
      </vt:variant>
      <vt:variant>
        <vt:i4>0</vt:i4>
      </vt:variant>
      <vt:variant>
        <vt:i4>5</vt:i4>
      </vt:variant>
      <vt:variant>
        <vt:lpwstr/>
      </vt:variant>
      <vt:variant>
        <vt:lpwstr>_Toc218885873</vt:lpwstr>
      </vt:variant>
      <vt:variant>
        <vt:i4>1835066</vt:i4>
      </vt:variant>
      <vt:variant>
        <vt:i4>248</vt:i4>
      </vt:variant>
      <vt:variant>
        <vt:i4>0</vt:i4>
      </vt:variant>
      <vt:variant>
        <vt:i4>5</vt:i4>
      </vt:variant>
      <vt:variant>
        <vt:lpwstr/>
      </vt:variant>
      <vt:variant>
        <vt:lpwstr>_Toc218885872</vt:lpwstr>
      </vt:variant>
      <vt:variant>
        <vt:i4>1835066</vt:i4>
      </vt:variant>
      <vt:variant>
        <vt:i4>242</vt:i4>
      </vt:variant>
      <vt:variant>
        <vt:i4>0</vt:i4>
      </vt:variant>
      <vt:variant>
        <vt:i4>5</vt:i4>
      </vt:variant>
      <vt:variant>
        <vt:lpwstr/>
      </vt:variant>
      <vt:variant>
        <vt:lpwstr>_Toc218885871</vt:lpwstr>
      </vt:variant>
      <vt:variant>
        <vt:i4>1835066</vt:i4>
      </vt:variant>
      <vt:variant>
        <vt:i4>236</vt:i4>
      </vt:variant>
      <vt:variant>
        <vt:i4>0</vt:i4>
      </vt:variant>
      <vt:variant>
        <vt:i4>5</vt:i4>
      </vt:variant>
      <vt:variant>
        <vt:lpwstr/>
      </vt:variant>
      <vt:variant>
        <vt:lpwstr>_Toc218885870</vt:lpwstr>
      </vt:variant>
      <vt:variant>
        <vt:i4>1900602</vt:i4>
      </vt:variant>
      <vt:variant>
        <vt:i4>230</vt:i4>
      </vt:variant>
      <vt:variant>
        <vt:i4>0</vt:i4>
      </vt:variant>
      <vt:variant>
        <vt:i4>5</vt:i4>
      </vt:variant>
      <vt:variant>
        <vt:lpwstr/>
      </vt:variant>
      <vt:variant>
        <vt:lpwstr>_Toc218885869</vt:lpwstr>
      </vt:variant>
      <vt:variant>
        <vt:i4>1900602</vt:i4>
      </vt:variant>
      <vt:variant>
        <vt:i4>224</vt:i4>
      </vt:variant>
      <vt:variant>
        <vt:i4>0</vt:i4>
      </vt:variant>
      <vt:variant>
        <vt:i4>5</vt:i4>
      </vt:variant>
      <vt:variant>
        <vt:lpwstr/>
      </vt:variant>
      <vt:variant>
        <vt:lpwstr>_Toc218885868</vt:lpwstr>
      </vt:variant>
      <vt:variant>
        <vt:i4>1900602</vt:i4>
      </vt:variant>
      <vt:variant>
        <vt:i4>218</vt:i4>
      </vt:variant>
      <vt:variant>
        <vt:i4>0</vt:i4>
      </vt:variant>
      <vt:variant>
        <vt:i4>5</vt:i4>
      </vt:variant>
      <vt:variant>
        <vt:lpwstr/>
      </vt:variant>
      <vt:variant>
        <vt:lpwstr>_Toc218885867</vt:lpwstr>
      </vt:variant>
      <vt:variant>
        <vt:i4>1900602</vt:i4>
      </vt:variant>
      <vt:variant>
        <vt:i4>212</vt:i4>
      </vt:variant>
      <vt:variant>
        <vt:i4>0</vt:i4>
      </vt:variant>
      <vt:variant>
        <vt:i4>5</vt:i4>
      </vt:variant>
      <vt:variant>
        <vt:lpwstr/>
      </vt:variant>
      <vt:variant>
        <vt:lpwstr>_Toc218885866</vt:lpwstr>
      </vt:variant>
      <vt:variant>
        <vt:i4>1900602</vt:i4>
      </vt:variant>
      <vt:variant>
        <vt:i4>206</vt:i4>
      </vt:variant>
      <vt:variant>
        <vt:i4>0</vt:i4>
      </vt:variant>
      <vt:variant>
        <vt:i4>5</vt:i4>
      </vt:variant>
      <vt:variant>
        <vt:lpwstr/>
      </vt:variant>
      <vt:variant>
        <vt:lpwstr>_Toc218885865</vt:lpwstr>
      </vt:variant>
      <vt:variant>
        <vt:i4>1900602</vt:i4>
      </vt:variant>
      <vt:variant>
        <vt:i4>200</vt:i4>
      </vt:variant>
      <vt:variant>
        <vt:i4>0</vt:i4>
      </vt:variant>
      <vt:variant>
        <vt:i4>5</vt:i4>
      </vt:variant>
      <vt:variant>
        <vt:lpwstr/>
      </vt:variant>
      <vt:variant>
        <vt:lpwstr>_Toc218885864</vt:lpwstr>
      </vt:variant>
      <vt:variant>
        <vt:i4>1900602</vt:i4>
      </vt:variant>
      <vt:variant>
        <vt:i4>194</vt:i4>
      </vt:variant>
      <vt:variant>
        <vt:i4>0</vt:i4>
      </vt:variant>
      <vt:variant>
        <vt:i4>5</vt:i4>
      </vt:variant>
      <vt:variant>
        <vt:lpwstr/>
      </vt:variant>
      <vt:variant>
        <vt:lpwstr>_Toc218885863</vt:lpwstr>
      </vt:variant>
      <vt:variant>
        <vt:i4>1900602</vt:i4>
      </vt:variant>
      <vt:variant>
        <vt:i4>188</vt:i4>
      </vt:variant>
      <vt:variant>
        <vt:i4>0</vt:i4>
      </vt:variant>
      <vt:variant>
        <vt:i4>5</vt:i4>
      </vt:variant>
      <vt:variant>
        <vt:lpwstr/>
      </vt:variant>
      <vt:variant>
        <vt:lpwstr>_Toc218885862</vt:lpwstr>
      </vt:variant>
      <vt:variant>
        <vt:i4>1900602</vt:i4>
      </vt:variant>
      <vt:variant>
        <vt:i4>182</vt:i4>
      </vt:variant>
      <vt:variant>
        <vt:i4>0</vt:i4>
      </vt:variant>
      <vt:variant>
        <vt:i4>5</vt:i4>
      </vt:variant>
      <vt:variant>
        <vt:lpwstr/>
      </vt:variant>
      <vt:variant>
        <vt:lpwstr>_Toc218885861</vt:lpwstr>
      </vt:variant>
      <vt:variant>
        <vt:i4>1900602</vt:i4>
      </vt:variant>
      <vt:variant>
        <vt:i4>176</vt:i4>
      </vt:variant>
      <vt:variant>
        <vt:i4>0</vt:i4>
      </vt:variant>
      <vt:variant>
        <vt:i4>5</vt:i4>
      </vt:variant>
      <vt:variant>
        <vt:lpwstr/>
      </vt:variant>
      <vt:variant>
        <vt:lpwstr>_Toc218885860</vt:lpwstr>
      </vt:variant>
      <vt:variant>
        <vt:i4>1966138</vt:i4>
      </vt:variant>
      <vt:variant>
        <vt:i4>170</vt:i4>
      </vt:variant>
      <vt:variant>
        <vt:i4>0</vt:i4>
      </vt:variant>
      <vt:variant>
        <vt:i4>5</vt:i4>
      </vt:variant>
      <vt:variant>
        <vt:lpwstr/>
      </vt:variant>
      <vt:variant>
        <vt:lpwstr>_Toc218885859</vt:lpwstr>
      </vt:variant>
      <vt:variant>
        <vt:i4>1966138</vt:i4>
      </vt:variant>
      <vt:variant>
        <vt:i4>164</vt:i4>
      </vt:variant>
      <vt:variant>
        <vt:i4>0</vt:i4>
      </vt:variant>
      <vt:variant>
        <vt:i4>5</vt:i4>
      </vt:variant>
      <vt:variant>
        <vt:lpwstr/>
      </vt:variant>
      <vt:variant>
        <vt:lpwstr>_Toc218885858</vt:lpwstr>
      </vt:variant>
      <vt:variant>
        <vt:i4>1966138</vt:i4>
      </vt:variant>
      <vt:variant>
        <vt:i4>158</vt:i4>
      </vt:variant>
      <vt:variant>
        <vt:i4>0</vt:i4>
      </vt:variant>
      <vt:variant>
        <vt:i4>5</vt:i4>
      </vt:variant>
      <vt:variant>
        <vt:lpwstr/>
      </vt:variant>
      <vt:variant>
        <vt:lpwstr>_Toc218885857</vt:lpwstr>
      </vt:variant>
      <vt:variant>
        <vt:i4>1966138</vt:i4>
      </vt:variant>
      <vt:variant>
        <vt:i4>152</vt:i4>
      </vt:variant>
      <vt:variant>
        <vt:i4>0</vt:i4>
      </vt:variant>
      <vt:variant>
        <vt:i4>5</vt:i4>
      </vt:variant>
      <vt:variant>
        <vt:lpwstr/>
      </vt:variant>
      <vt:variant>
        <vt:lpwstr>_Toc218885856</vt:lpwstr>
      </vt:variant>
      <vt:variant>
        <vt:i4>1966138</vt:i4>
      </vt:variant>
      <vt:variant>
        <vt:i4>146</vt:i4>
      </vt:variant>
      <vt:variant>
        <vt:i4>0</vt:i4>
      </vt:variant>
      <vt:variant>
        <vt:i4>5</vt:i4>
      </vt:variant>
      <vt:variant>
        <vt:lpwstr/>
      </vt:variant>
      <vt:variant>
        <vt:lpwstr>_Toc218885855</vt:lpwstr>
      </vt:variant>
      <vt:variant>
        <vt:i4>1966138</vt:i4>
      </vt:variant>
      <vt:variant>
        <vt:i4>140</vt:i4>
      </vt:variant>
      <vt:variant>
        <vt:i4>0</vt:i4>
      </vt:variant>
      <vt:variant>
        <vt:i4>5</vt:i4>
      </vt:variant>
      <vt:variant>
        <vt:lpwstr/>
      </vt:variant>
      <vt:variant>
        <vt:lpwstr>_Toc218885854</vt:lpwstr>
      </vt:variant>
      <vt:variant>
        <vt:i4>1966138</vt:i4>
      </vt:variant>
      <vt:variant>
        <vt:i4>134</vt:i4>
      </vt:variant>
      <vt:variant>
        <vt:i4>0</vt:i4>
      </vt:variant>
      <vt:variant>
        <vt:i4>5</vt:i4>
      </vt:variant>
      <vt:variant>
        <vt:lpwstr/>
      </vt:variant>
      <vt:variant>
        <vt:lpwstr>_Toc218885853</vt:lpwstr>
      </vt:variant>
      <vt:variant>
        <vt:i4>1966138</vt:i4>
      </vt:variant>
      <vt:variant>
        <vt:i4>128</vt:i4>
      </vt:variant>
      <vt:variant>
        <vt:i4>0</vt:i4>
      </vt:variant>
      <vt:variant>
        <vt:i4>5</vt:i4>
      </vt:variant>
      <vt:variant>
        <vt:lpwstr/>
      </vt:variant>
      <vt:variant>
        <vt:lpwstr>_Toc218885852</vt:lpwstr>
      </vt:variant>
      <vt:variant>
        <vt:i4>1966138</vt:i4>
      </vt:variant>
      <vt:variant>
        <vt:i4>122</vt:i4>
      </vt:variant>
      <vt:variant>
        <vt:i4>0</vt:i4>
      </vt:variant>
      <vt:variant>
        <vt:i4>5</vt:i4>
      </vt:variant>
      <vt:variant>
        <vt:lpwstr/>
      </vt:variant>
      <vt:variant>
        <vt:lpwstr>_Toc218885851</vt:lpwstr>
      </vt:variant>
      <vt:variant>
        <vt:i4>1966138</vt:i4>
      </vt:variant>
      <vt:variant>
        <vt:i4>116</vt:i4>
      </vt:variant>
      <vt:variant>
        <vt:i4>0</vt:i4>
      </vt:variant>
      <vt:variant>
        <vt:i4>5</vt:i4>
      </vt:variant>
      <vt:variant>
        <vt:lpwstr/>
      </vt:variant>
      <vt:variant>
        <vt:lpwstr>_Toc218885850</vt:lpwstr>
      </vt:variant>
      <vt:variant>
        <vt:i4>2031674</vt:i4>
      </vt:variant>
      <vt:variant>
        <vt:i4>110</vt:i4>
      </vt:variant>
      <vt:variant>
        <vt:i4>0</vt:i4>
      </vt:variant>
      <vt:variant>
        <vt:i4>5</vt:i4>
      </vt:variant>
      <vt:variant>
        <vt:lpwstr/>
      </vt:variant>
      <vt:variant>
        <vt:lpwstr>_Toc218885849</vt:lpwstr>
      </vt:variant>
      <vt:variant>
        <vt:i4>2031674</vt:i4>
      </vt:variant>
      <vt:variant>
        <vt:i4>104</vt:i4>
      </vt:variant>
      <vt:variant>
        <vt:i4>0</vt:i4>
      </vt:variant>
      <vt:variant>
        <vt:i4>5</vt:i4>
      </vt:variant>
      <vt:variant>
        <vt:lpwstr/>
      </vt:variant>
      <vt:variant>
        <vt:lpwstr>_Toc218885848</vt:lpwstr>
      </vt:variant>
      <vt:variant>
        <vt:i4>2031674</vt:i4>
      </vt:variant>
      <vt:variant>
        <vt:i4>98</vt:i4>
      </vt:variant>
      <vt:variant>
        <vt:i4>0</vt:i4>
      </vt:variant>
      <vt:variant>
        <vt:i4>5</vt:i4>
      </vt:variant>
      <vt:variant>
        <vt:lpwstr/>
      </vt:variant>
      <vt:variant>
        <vt:lpwstr>_Toc218885847</vt:lpwstr>
      </vt:variant>
      <vt:variant>
        <vt:i4>2031674</vt:i4>
      </vt:variant>
      <vt:variant>
        <vt:i4>92</vt:i4>
      </vt:variant>
      <vt:variant>
        <vt:i4>0</vt:i4>
      </vt:variant>
      <vt:variant>
        <vt:i4>5</vt:i4>
      </vt:variant>
      <vt:variant>
        <vt:lpwstr/>
      </vt:variant>
      <vt:variant>
        <vt:lpwstr>_Toc218885846</vt:lpwstr>
      </vt:variant>
      <vt:variant>
        <vt:i4>2031674</vt:i4>
      </vt:variant>
      <vt:variant>
        <vt:i4>86</vt:i4>
      </vt:variant>
      <vt:variant>
        <vt:i4>0</vt:i4>
      </vt:variant>
      <vt:variant>
        <vt:i4>5</vt:i4>
      </vt:variant>
      <vt:variant>
        <vt:lpwstr/>
      </vt:variant>
      <vt:variant>
        <vt:lpwstr>_Toc218885845</vt:lpwstr>
      </vt:variant>
      <vt:variant>
        <vt:i4>2031674</vt:i4>
      </vt:variant>
      <vt:variant>
        <vt:i4>80</vt:i4>
      </vt:variant>
      <vt:variant>
        <vt:i4>0</vt:i4>
      </vt:variant>
      <vt:variant>
        <vt:i4>5</vt:i4>
      </vt:variant>
      <vt:variant>
        <vt:lpwstr/>
      </vt:variant>
      <vt:variant>
        <vt:lpwstr>_Toc218885844</vt:lpwstr>
      </vt:variant>
      <vt:variant>
        <vt:i4>2031674</vt:i4>
      </vt:variant>
      <vt:variant>
        <vt:i4>74</vt:i4>
      </vt:variant>
      <vt:variant>
        <vt:i4>0</vt:i4>
      </vt:variant>
      <vt:variant>
        <vt:i4>5</vt:i4>
      </vt:variant>
      <vt:variant>
        <vt:lpwstr/>
      </vt:variant>
      <vt:variant>
        <vt:lpwstr>_Toc218885843</vt:lpwstr>
      </vt:variant>
      <vt:variant>
        <vt:i4>2031674</vt:i4>
      </vt:variant>
      <vt:variant>
        <vt:i4>68</vt:i4>
      </vt:variant>
      <vt:variant>
        <vt:i4>0</vt:i4>
      </vt:variant>
      <vt:variant>
        <vt:i4>5</vt:i4>
      </vt:variant>
      <vt:variant>
        <vt:lpwstr/>
      </vt:variant>
      <vt:variant>
        <vt:lpwstr>_Toc218885842</vt:lpwstr>
      </vt:variant>
      <vt:variant>
        <vt:i4>2031674</vt:i4>
      </vt:variant>
      <vt:variant>
        <vt:i4>62</vt:i4>
      </vt:variant>
      <vt:variant>
        <vt:i4>0</vt:i4>
      </vt:variant>
      <vt:variant>
        <vt:i4>5</vt:i4>
      </vt:variant>
      <vt:variant>
        <vt:lpwstr/>
      </vt:variant>
      <vt:variant>
        <vt:lpwstr>_Toc218885841</vt:lpwstr>
      </vt:variant>
      <vt:variant>
        <vt:i4>2031674</vt:i4>
      </vt:variant>
      <vt:variant>
        <vt:i4>56</vt:i4>
      </vt:variant>
      <vt:variant>
        <vt:i4>0</vt:i4>
      </vt:variant>
      <vt:variant>
        <vt:i4>5</vt:i4>
      </vt:variant>
      <vt:variant>
        <vt:lpwstr/>
      </vt:variant>
      <vt:variant>
        <vt:lpwstr>_Toc218885840</vt:lpwstr>
      </vt:variant>
      <vt:variant>
        <vt:i4>1572922</vt:i4>
      </vt:variant>
      <vt:variant>
        <vt:i4>50</vt:i4>
      </vt:variant>
      <vt:variant>
        <vt:i4>0</vt:i4>
      </vt:variant>
      <vt:variant>
        <vt:i4>5</vt:i4>
      </vt:variant>
      <vt:variant>
        <vt:lpwstr/>
      </vt:variant>
      <vt:variant>
        <vt:lpwstr>_Toc218885839</vt:lpwstr>
      </vt:variant>
      <vt:variant>
        <vt:i4>1572922</vt:i4>
      </vt:variant>
      <vt:variant>
        <vt:i4>44</vt:i4>
      </vt:variant>
      <vt:variant>
        <vt:i4>0</vt:i4>
      </vt:variant>
      <vt:variant>
        <vt:i4>5</vt:i4>
      </vt:variant>
      <vt:variant>
        <vt:lpwstr/>
      </vt:variant>
      <vt:variant>
        <vt:lpwstr>_Toc218885838</vt:lpwstr>
      </vt:variant>
      <vt:variant>
        <vt:i4>1572922</vt:i4>
      </vt:variant>
      <vt:variant>
        <vt:i4>38</vt:i4>
      </vt:variant>
      <vt:variant>
        <vt:i4>0</vt:i4>
      </vt:variant>
      <vt:variant>
        <vt:i4>5</vt:i4>
      </vt:variant>
      <vt:variant>
        <vt:lpwstr/>
      </vt:variant>
      <vt:variant>
        <vt:lpwstr>_Toc218885837</vt:lpwstr>
      </vt:variant>
      <vt:variant>
        <vt:i4>1572922</vt:i4>
      </vt:variant>
      <vt:variant>
        <vt:i4>32</vt:i4>
      </vt:variant>
      <vt:variant>
        <vt:i4>0</vt:i4>
      </vt:variant>
      <vt:variant>
        <vt:i4>5</vt:i4>
      </vt:variant>
      <vt:variant>
        <vt:lpwstr/>
      </vt:variant>
      <vt:variant>
        <vt:lpwstr>_Toc218885836</vt:lpwstr>
      </vt:variant>
      <vt:variant>
        <vt:i4>1572922</vt:i4>
      </vt:variant>
      <vt:variant>
        <vt:i4>26</vt:i4>
      </vt:variant>
      <vt:variant>
        <vt:i4>0</vt:i4>
      </vt:variant>
      <vt:variant>
        <vt:i4>5</vt:i4>
      </vt:variant>
      <vt:variant>
        <vt:lpwstr/>
      </vt:variant>
      <vt:variant>
        <vt:lpwstr>_Toc218885835</vt:lpwstr>
      </vt:variant>
      <vt:variant>
        <vt:i4>1572922</vt:i4>
      </vt:variant>
      <vt:variant>
        <vt:i4>20</vt:i4>
      </vt:variant>
      <vt:variant>
        <vt:i4>0</vt:i4>
      </vt:variant>
      <vt:variant>
        <vt:i4>5</vt:i4>
      </vt:variant>
      <vt:variant>
        <vt:lpwstr/>
      </vt:variant>
      <vt:variant>
        <vt:lpwstr>_Toc218885834</vt:lpwstr>
      </vt:variant>
      <vt:variant>
        <vt:i4>1572922</vt:i4>
      </vt:variant>
      <vt:variant>
        <vt:i4>14</vt:i4>
      </vt:variant>
      <vt:variant>
        <vt:i4>0</vt:i4>
      </vt:variant>
      <vt:variant>
        <vt:i4>5</vt:i4>
      </vt:variant>
      <vt:variant>
        <vt:lpwstr/>
      </vt:variant>
      <vt:variant>
        <vt:lpwstr>_Toc218885833</vt:lpwstr>
      </vt:variant>
      <vt:variant>
        <vt:i4>1572922</vt:i4>
      </vt:variant>
      <vt:variant>
        <vt:i4>8</vt:i4>
      </vt:variant>
      <vt:variant>
        <vt:i4>0</vt:i4>
      </vt:variant>
      <vt:variant>
        <vt:i4>5</vt:i4>
      </vt:variant>
      <vt:variant>
        <vt:lpwstr/>
      </vt:variant>
      <vt:variant>
        <vt:lpwstr>_Toc218885832</vt:lpwstr>
      </vt:variant>
      <vt:variant>
        <vt:i4>1572922</vt:i4>
      </vt:variant>
      <vt:variant>
        <vt:i4>2</vt:i4>
      </vt:variant>
      <vt:variant>
        <vt:i4>0</vt:i4>
      </vt:variant>
      <vt:variant>
        <vt:i4>5</vt:i4>
      </vt:variant>
      <vt:variant>
        <vt:lpwstr/>
      </vt:variant>
      <vt:variant>
        <vt:lpwstr>_Toc218885831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Deltoer</dc:creator>
  <cp:keywords/>
  <dc:description/>
  <cp:lastModifiedBy>Jacob Lukes</cp:lastModifiedBy>
  <cp:revision>3</cp:revision>
  <dcterms:created xsi:type="dcterms:W3CDTF">2026-01-10T06:01:00Z</dcterms:created>
  <dcterms:modified xsi:type="dcterms:W3CDTF">2026-01-10T06:03:00Z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0x0101006E7F152C5F389042B06687A7F2F41AA1</vt:lpwstr>
  </property>
  <property fmtid="{D5CDD505-2E9C-101B-9397-08002B2CF9AE}" pid="3" name="MediaServiceImageTags">
    <vt:lpwstr/>
  </property>
</Properties>
</file>